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BF96" w14:textId="73EE087E" w:rsidR="0047625A" w:rsidRDefault="0047625A">
      <w:r>
        <w:fldChar w:fldCharType="begin"/>
      </w:r>
      <w:r>
        <w:instrText>HYPERLINK "</w:instrText>
      </w:r>
      <w:r w:rsidRPr="0047625A">
        <w:instrText>https://chatgpt.com/share/680848a1-bfb8-8009-afb9-69eb5591c6f1</w:instrText>
      </w:r>
      <w:r>
        <w:instrText>"</w:instrText>
      </w:r>
      <w:r>
        <w:fldChar w:fldCharType="separate"/>
      </w:r>
      <w:r w:rsidRPr="00AE6FBA">
        <w:rPr>
          <w:rStyle w:val="Hyperlink"/>
        </w:rPr>
        <w:t>https://chatgpt.com/share/680848a1-bfb8-8009-afb9-69eb5591c6f1</w:t>
      </w:r>
      <w:r>
        <w:fldChar w:fldCharType="end"/>
      </w:r>
      <w:r>
        <w:t xml:space="preserve"> </w:t>
      </w:r>
    </w:p>
    <w:p w14:paraId="3BD492ED" w14:textId="6CD649D6" w:rsidR="00841A9B" w:rsidRDefault="0047625A">
      <w:r>
        <w:t>Q:</w:t>
      </w:r>
      <w:r>
        <w:tab/>
      </w:r>
      <w:r w:rsidR="00841A9B">
        <w:t xml:space="preserve">Provide the reasonable valuation for an app that would allow the layperson to create a legally binding document based only on the recorded transcript of the contract negotiations.  The app would simply state at the top of the document, “contract.”  </w:t>
      </w:r>
    </w:p>
    <w:p w14:paraId="1EE9735E" w14:textId="3221F9F2" w:rsidR="00841A9B" w:rsidRDefault="00841A9B">
      <w:r>
        <w:t xml:space="preserve">After this title, the app would populate the equivalent of, “the parties to be bound, do hereby agree this a true representation of our negotiations.”  We agree to the above verbatim, whether it form a contract or not?  As the basis for our agreement.  </w:t>
      </w:r>
    </w:p>
    <w:p w14:paraId="7C724312" w14:textId="3822B2DB" w:rsidR="00841A9B" w:rsidRDefault="00841A9B">
      <w:r>
        <w:t xml:space="preserve">The app will insert the verbiage of the negotiations below this and provide digital signature blocks.  </w:t>
      </w:r>
    </w:p>
    <w:p w14:paraId="403301EF" w14:textId="7ED4FE24" w:rsidR="00841A9B" w:rsidRDefault="00841A9B">
      <w:r>
        <w:t xml:space="preserve">The purpose of the app is to allow plaintiffs with claims below the jurisdictional limit to sue the breaching party, not under a theory of negligence.  But instead, under a breach of contract theory.  </w:t>
      </w:r>
    </w:p>
    <w:p w14:paraId="1B101ECC" w14:textId="77777777" w:rsidR="0090218C" w:rsidRDefault="00841A9B" w:rsidP="0090218C">
      <w:r>
        <w:t xml:space="preserve">The justice of the peace, or other magistrate for that jurisdictions small claims equivalent court will receive the burden of resolving any disputes thereunder.  By having to decipher the verbatim words of the parties during formation.  </w:t>
      </w:r>
    </w:p>
    <w:p w14:paraId="3E20FB8D" w14:textId="67A833F9" w:rsidR="0090218C" w:rsidRDefault="00841A9B" w:rsidP="0090218C">
      <w:r>
        <w:t xml:space="preserve"> </w:t>
      </w:r>
      <w:r w:rsidR="0090218C">
        <w:t>How well does this solve the problem created by tort reform</w:t>
      </w:r>
      <w:r w:rsidR="0090218C">
        <w:t>,</w:t>
      </w:r>
      <w:r w:rsidR="0090218C">
        <w:t xml:space="preserve"> in which attorneys will typically no longer take cases under the jurisdictional limit for small claims in that district</w:t>
      </w:r>
      <w:r w:rsidR="0090218C">
        <w:t>, for instance $20k?  With that limit being far above the majority of contract disputes awards of damages.</w:t>
      </w:r>
    </w:p>
    <w:p w14:paraId="12351DDF" w14:textId="047EF248" w:rsidR="0090218C" w:rsidRDefault="0090218C" w:rsidP="0090218C">
      <w:r>
        <w:t>Are the owners of this app practicing law without a license?</w:t>
      </w:r>
    </w:p>
    <w:p w14:paraId="14E79441" w14:textId="77777777" w:rsidR="007347E8" w:rsidRPr="007347E8" w:rsidRDefault="0047625A" w:rsidP="007347E8">
      <w:r>
        <w:t>A:</w:t>
      </w:r>
      <w:r>
        <w:tab/>
      </w:r>
      <w:r w:rsidR="007347E8" w:rsidRPr="007347E8">
        <w:rPr>
          <w:b/>
          <w:bCs/>
        </w:rPr>
        <w:t>Addressing multiple concerns</w:t>
      </w:r>
    </w:p>
    <w:p w14:paraId="132F3850" w14:textId="77777777" w:rsidR="007347E8" w:rsidRPr="007347E8" w:rsidRDefault="007347E8" w:rsidP="007347E8">
      <w:r w:rsidRPr="007347E8">
        <w:t>The user poses several important questions, including how to reasonably value an app like this, whether it addresses issues from tort reform, and whether its creators are practicing law without a license. I'll be sure to emphasize that I'm not a lawyer and cannot give legal advice, just general insights.</w:t>
      </w:r>
    </w:p>
    <w:p w14:paraId="15901F78" w14:textId="77777777" w:rsidR="007347E8" w:rsidRPr="007347E8" w:rsidRDefault="007347E8" w:rsidP="007347E8">
      <w:r w:rsidRPr="007347E8">
        <w:t xml:space="preserve">Regarding valuation, I'll think about monetization methods, the target market (small claims users), and potential revenue. I'll also consider methods like discounted cash flow and market </w:t>
      </w:r>
      <w:proofErr w:type="spellStart"/>
      <w:r w:rsidRPr="007347E8">
        <w:t>comparables</w:t>
      </w:r>
      <w:proofErr w:type="spellEnd"/>
      <w:r w:rsidRPr="007347E8">
        <w:t xml:space="preserve"> to offer a range, depending on whether it's pre- or post-revenue.</w:t>
      </w:r>
    </w:p>
    <w:p w14:paraId="5514003B" w14:textId="77777777" w:rsidR="007347E8" w:rsidRPr="007347E8" w:rsidRDefault="007347E8" w:rsidP="007347E8">
      <w:r w:rsidRPr="007347E8">
        <w:t>Thought for 6 seconds</w:t>
      </w:r>
    </w:p>
    <w:p w14:paraId="7B59B5C4" w14:textId="77777777" w:rsidR="007347E8" w:rsidRPr="007347E8" w:rsidRDefault="007347E8" w:rsidP="007347E8">
      <w:r w:rsidRPr="007347E8">
        <w:rPr>
          <w:b/>
          <w:bCs/>
        </w:rPr>
        <w:t>1. Valuation of the App</w:t>
      </w:r>
      <w:r w:rsidRPr="007347E8">
        <w:br/>
        <w:t>A reasonable valuation for a pre-revenue or early-revenue SaaS app of this nature typically hinges on three factors:</w:t>
      </w:r>
    </w:p>
    <w:p w14:paraId="3B9F1458" w14:textId="77777777" w:rsidR="007347E8" w:rsidRPr="007347E8" w:rsidRDefault="007347E8" w:rsidP="007347E8">
      <w:pPr>
        <w:numPr>
          <w:ilvl w:val="0"/>
          <w:numId w:val="7"/>
        </w:numPr>
      </w:pPr>
      <w:r w:rsidRPr="007347E8">
        <w:rPr>
          <w:b/>
          <w:bCs/>
        </w:rPr>
        <w:lastRenderedPageBreak/>
        <w:t>Market size and adoption assumptions</w:t>
      </w:r>
      <w:r w:rsidRPr="007347E8">
        <w:t xml:space="preserve"> (TAM, expected conversion rate)</w:t>
      </w:r>
    </w:p>
    <w:p w14:paraId="60DC3C6C" w14:textId="77777777" w:rsidR="007347E8" w:rsidRPr="007347E8" w:rsidRDefault="007347E8" w:rsidP="007347E8">
      <w:pPr>
        <w:numPr>
          <w:ilvl w:val="0"/>
          <w:numId w:val="7"/>
        </w:numPr>
      </w:pPr>
      <w:r w:rsidRPr="007347E8">
        <w:rPr>
          <w:b/>
          <w:bCs/>
        </w:rPr>
        <w:t>Revenue model</w:t>
      </w:r>
      <w:r w:rsidRPr="007347E8">
        <w:t xml:space="preserve"> (subscription vs. pay-per-document vs. transaction fee)</w:t>
      </w:r>
    </w:p>
    <w:p w14:paraId="7C06EDDF" w14:textId="77777777" w:rsidR="007347E8" w:rsidRPr="007347E8" w:rsidRDefault="007347E8" w:rsidP="007347E8">
      <w:pPr>
        <w:numPr>
          <w:ilvl w:val="0"/>
          <w:numId w:val="7"/>
        </w:numPr>
      </w:pPr>
      <w:r w:rsidRPr="007347E8">
        <w:rPr>
          <w:b/>
          <w:bCs/>
        </w:rPr>
        <w:t>Comparable precedent multiples</w:t>
      </w:r>
      <w:r w:rsidRPr="007347E8">
        <w:t xml:space="preserve"> (SaaS companies often trade at 5–10× ARR)</w:t>
      </w:r>
    </w:p>
    <w:p w14:paraId="30E080C5" w14:textId="77777777" w:rsidR="007347E8" w:rsidRPr="007347E8" w:rsidRDefault="007347E8" w:rsidP="007347E8">
      <w:r w:rsidRPr="007347E8">
        <w:rPr>
          <w:b/>
          <w:bCs/>
        </w:rPr>
        <w:t>Illustrative back-of-the-envelope</w:t>
      </w:r>
      <w:r w:rsidRPr="007347E8">
        <w:t xml:space="preserve"> (all figures annualized):</w:t>
      </w:r>
    </w:p>
    <w:p w14:paraId="2FB8C9AD" w14:textId="77777777" w:rsidR="007347E8" w:rsidRPr="007347E8" w:rsidRDefault="007347E8" w:rsidP="007347E8">
      <w:pPr>
        <w:numPr>
          <w:ilvl w:val="0"/>
          <w:numId w:val="8"/>
        </w:numPr>
      </w:pPr>
      <w:r w:rsidRPr="007347E8">
        <w:rPr>
          <w:b/>
          <w:bCs/>
        </w:rPr>
        <w:t>Target users/year</w:t>
      </w:r>
      <w:r w:rsidRPr="007347E8">
        <w:t>: ~100,000 small-claims filers (aggressive for year 1)</w:t>
      </w:r>
    </w:p>
    <w:p w14:paraId="5F1DCFF5" w14:textId="77777777" w:rsidR="007347E8" w:rsidRPr="007347E8" w:rsidRDefault="007347E8" w:rsidP="007347E8">
      <w:pPr>
        <w:numPr>
          <w:ilvl w:val="0"/>
          <w:numId w:val="8"/>
        </w:numPr>
      </w:pPr>
      <w:r w:rsidRPr="007347E8">
        <w:rPr>
          <w:b/>
          <w:bCs/>
        </w:rPr>
        <w:t>Average revenue/user</w:t>
      </w:r>
      <w:r w:rsidRPr="007347E8">
        <w:t>: $50 (e.g. $20 per document + $30 annual subscription)</w:t>
      </w:r>
    </w:p>
    <w:p w14:paraId="15BFC93E" w14:textId="77777777" w:rsidR="007347E8" w:rsidRPr="007347E8" w:rsidRDefault="007347E8" w:rsidP="007347E8">
      <w:pPr>
        <w:numPr>
          <w:ilvl w:val="0"/>
          <w:numId w:val="8"/>
        </w:numPr>
      </w:pPr>
      <w:r w:rsidRPr="007347E8">
        <w:rPr>
          <w:b/>
          <w:bCs/>
        </w:rPr>
        <w:t>Year-1 ARR</w:t>
      </w:r>
      <w:r w:rsidRPr="007347E8">
        <w:t>: 100,000 × $50 = $5 million</w:t>
      </w:r>
    </w:p>
    <w:p w14:paraId="7997FDD3" w14:textId="77777777" w:rsidR="007347E8" w:rsidRPr="007347E8" w:rsidRDefault="007347E8" w:rsidP="007347E8">
      <w:pPr>
        <w:numPr>
          <w:ilvl w:val="0"/>
          <w:numId w:val="8"/>
        </w:numPr>
      </w:pPr>
      <w:r w:rsidRPr="007347E8">
        <w:rPr>
          <w:b/>
          <w:bCs/>
        </w:rPr>
        <w:t>SaaS multiple</w:t>
      </w:r>
      <w:r w:rsidRPr="007347E8">
        <w:t>: 5–8× ARR</w:t>
      </w:r>
    </w:p>
    <w:p w14:paraId="56F19198" w14:textId="77777777" w:rsidR="007347E8" w:rsidRPr="007347E8" w:rsidRDefault="007347E8" w:rsidP="007347E8">
      <w:pPr>
        <w:numPr>
          <w:ilvl w:val="0"/>
          <w:numId w:val="8"/>
        </w:numPr>
      </w:pPr>
      <w:r w:rsidRPr="007347E8">
        <w:rPr>
          <w:b/>
          <w:bCs/>
        </w:rPr>
        <w:t>Implied enterprise value</w:t>
      </w:r>
      <w:r w:rsidRPr="007347E8">
        <w:t>: $25–40 million</w:t>
      </w:r>
    </w:p>
    <w:p w14:paraId="0C6B5D7F" w14:textId="77777777" w:rsidR="007347E8" w:rsidRPr="007347E8" w:rsidRDefault="007347E8" w:rsidP="007347E8">
      <w:r w:rsidRPr="007347E8">
        <w:t xml:space="preserve">For a </w:t>
      </w:r>
      <w:r w:rsidRPr="007347E8">
        <w:rPr>
          <w:b/>
          <w:bCs/>
        </w:rPr>
        <w:t>seed-stage</w:t>
      </w:r>
      <w:r w:rsidRPr="007347E8">
        <w:t xml:space="preserve"> raise (pre-ARR or &lt;$1 M ARR), investors often apply revenue run-rate projections rather than current ARR, yielding a </w:t>
      </w:r>
      <w:r w:rsidRPr="007347E8">
        <w:rPr>
          <w:b/>
          <w:bCs/>
        </w:rPr>
        <w:t>pre-money valuation</w:t>
      </w:r>
      <w:r w:rsidRPr="007347E8">
        <w:t xml:space="preserve"> in the $3–7 million range. Once you hit </w:t>
      </w:r>
      <w:r w:rsidRPr="007347E8">
        <w:rPr>
          <w:b/>
          <w:bCs/>
        </w:rPr>
        <w:t>$3–5 million ARR</w:t>
      </w:r>
      <w:r w:rsidRPr="007347E8">
        <w:t xml:space="preserve">, a </w:t>
      </w:r>
      <w:r w:rsidRPr="007347E8">
        <w:rPr>
          <w:b/>
          <w:bCs/>
        </w:rPr>
        <w:t>Series A</w:t>
      </w:r>
      <w:r w:rsidRPr="007347E8">
        <w:t xml:space="preserve"> valuation of $15–30 million is defensible (5–6× ARR).</w:t>
      </w:r>
    </w:p>
    <w:p w14:paraId="0DEE8C7C" w14:textId="77777777" w:rsidR="007347E8" w:rsidRPr="007347E8" w:rsidRDefault="007347E8" w:rsidP="007347E8">
      <w:r w:rsidRPr="007347E8">
        <w:rPr>
          <w:b/>
          <w:bCs/>
        </w:rPr>
        <w:t>Key caveats</w:t>
      </w:r>
      <w:r w:rsidRPr="007347E8">
        <w:t>:</w:t>
      </w:r>
    </w:p>
    <w:p w14:paraId="13901F21" w14:textId="77777777" w:rsidR="007347E8" w:rsidRPr="007347E8" w:rsidRDefault="007347E8" w:rsidP="007347E8">
      <w:pPr>
        <w:numPr>
          <w:ilvl w:val="0"/>
          <w:numId w:val="9"/>
        </w:numPr>
      </w:pPr>
      <w:r w:rsidRPr="007347E8">
        <w:t>Adoption risk (will laypersons trust and correctly use raw transcripts?)</w:t>
      </w:r>
    </w:p>
    <w:p w14:paraId="1B0703AA" w14:textId="77777777" w:rsidR="007347E8" w:rsidRPr="007347E8" w:rsidRDefault="007347E8" w:rsidP="007347E8">
      <w:pPr>
        <w:numPr>
          <w:ilvl w:val="0"/>
          <w:numId w:val="9"/>
        </w:numPr>
      </w:pPr>
      <w:r w:rsidRPr="007347E8">
        <w:t>Legal/regulatory risk (see below)</w:t>
      </w:r>
    </w:p>
    <w:p w14:paraId="77245FF4" w14:textId="77777777" w:rsidR="007347E8" w:rsidRPr="007347E8" w:rsidRDefault="007347E8" w:rsidP="007347E8">
      <w:pPr>
        <w:numPr>
          <w:ilvl w:val="0"/>
          <w:numId w:val="9"/>
        </w:numPr>
      </w:pPr>
      <w:r w:rsidRPr="007347E8">
        <w:t>Competitive landscape (existing document-assembly tools, e-signature platforms)</w:t>
      </w:r>
    </w:p>
    <w:p w14:paraId="4982139E" w14:textId="77777777" w:rsidR="007347E8" w:rsidRPr="007347E8" w:rsidRDefault="007347E8" w:rsidP="007347E8">
      <w:r w:rsidRPr="007347E8">
        <w:pict w14:anchorId="331DC139">
          <v:rect id="_x0000_i1035" style="width:0;height:1.5pt" o:hralign="center" o:hrstd="t" o:hr="t" fillcolor="#a0a0a0" stroked="f"/>
        </w:pict>
      </w:r>
    </w:p>
    <w:p w14:paraId="1E377788" w14:textId="77777777" w:rsidR="007347E8" w:rsidRPr="007347E8" w:rsidRDefault="007347E8" w:rsidP="007347E8">
      <w:r w:rsidRPr="007347E8">
        <w:rPr>
          <w:b/>
          <w:bCs/>
        </w:rPr>
        <w:t>2. Does This Solve the “Tort Reform” Gap?</w:t>
      </w:r>
      <w:r w:rsidRPr="007347E8">
        <w:br/>
        <w:t xml:space="preserve">Tort-reform has made negligence or personal-injury claims harder and less lucrative at the sub-$20 K level, leaving many small disputes </w:t>
      </w:r>
      <w:proofErr w:type="spellStart"/>
      <w:r w:rsidRPr="007347E8">
        <w:t>unlitigated</w:t>
      </w:r>
      <w:proofErr w:type="spellEnd"/>
      <w:r w:rsidRPr="007347E8">
        <w:t>. Your app’s “verbatim-transcript → contract” approach:</w:t>
      </w:r>
    </w:p>
    <w:p w14:paraId="50F15BCB" w14:textId="77777777" w:rsidR="007347E8" w:rsidRPr="007347E8" w:rsidRDefault="007347E8" w:rsidP="007347E8">
      <w:pPr>
        <w:numPr>
          <w:ilvl w:val="0"/>
          <w:numId w:val="10"/>
        </w:numPr>
      </w:pPr>
      <w:r w:rsidRPr="007347E8">
        <w:rPr>
          <w:b/>
          <w:bCs/>
        </w:rPr>
        <w:t>Shifts disputes</w:t>
      </w:r>
      <w:r w:rsidRPr="007347E8">
        <w:t xml:space="preserve"> into pure contract-breach claims under small-claims jurisdiction</w:t>
      </w:r>
    </w:p>
    <w:p w14:paraId="565B6E36" w14:textId="77777777" w:rsidR="007347E8" w:rsidRPr="007347E8" w:rsidRDefault="007347E8" w:rsidP="007347E8">
      <w:pPr>
        <w:numPr>
          <w:ilvl w:val="0"/>
          <w:numId w:val="10"/>
        </w:numPr>
      </w:pPr>
      <w:r w:rsidRPr="007347E8">
        <w:rPr>
          <w:b/>
          <w:bCs/>
        </w:rPr>
        <w:t>Bypasses</w:t>
      </w:r>
      <w:r w:rsidRPr="007347E8">
        <w:t xml:space="preserve"> the need to plead negligence, relying instead on the literal words exchanged</w:t>
      </w:r>
    </w:p>
    <w:p w14:paraId="0C9FE3F0" w14:textId="77777777" w:rsidR="007347E8" w:rsidRPr="007347E8" w:rsidRDefault="007347E8" w:rsidP="007347E8">
      <w:pPr>
        <w:numPr>
          <w:ilvl w:val="0"/>
          <w:numId w:val="10"/>
        </w:numPr>
      </w:pPr>
      <w:r w:rsidRPr="007347E8">
        <w:rPr>
          <w:b/>
          <w:bCs/>
        </w:rPr>
        <w:t>Empowers plaintiffs</w:t>
      </w:r>
      <w:r w:rsidRPr="007347E8">
        <w:t xml:space="preserve"> to sue without hiring (and paying) an attorney</w:t>
      </w:r>
    </w:p>
    <w:p w14:paraId="6CF82B40" w14:textId="77777777" w:rsidR="007347E8" w:rsidRPr="007347E8" w:rsidRDefault="007347E8" w:rsidP="007347E8">
      <w:r w:rsidRPr="007347E8">
        <w:rPr>
          <w:rFonts w:ascii="Segoe UI Emoji" w:hAnsi="Segoe UI Emoji" w:cs="Segoe UI Emoji"/>
        </w:rPr>
        <w:t>⚖️</w:t>
      </w:r>
      <w:r w:rsidRPr="007347E8">
        <w:t xml:space="preserve"> </w:t>
      </w:r>
      <w:r w:rsidRPr="007347E8">
        <w:rPr>
          <w:b/>
          <w:bCs/>
        </w:rPr>
        <w:t>Strengths</w:t>
      </w:r>
    </w:p>
    <w:p w14:paraId="07A037E1" w14:textId="77777777" w:rsidR="007347E8" w:rsidRPr="007347E8" w:rsidRDefault="007347E8" w:rsidP="007347E8">
      <w:pPr>
        <w:numPr>
          <w:ilvl w:val="0"/>
          <w:numId w:val="11"/>
        </w:numPr>
      </w:pPr>
      <w:r w:rsidRPr="007347E8">
        <w:t>Lowers procedural barriers: no need for custom legal drafting</w:t>
      </w:r>
    </w:p>
    <w:p w14:paraId="288C6F82" w14:textId="77777777" w:rsidR="007347E8" w:rsidRPr="007347E8" w:rsidRDefault="007347E8" w:rsidP="007347E8">
      <w:pPr>
        <w:numPr>
          <w:ilvl w:val="0"/>
          <w:numId w:val="11"/>
        </w:numPr>
      </w:pPr>
      <w:r w:rsidRPr="007347E8">
        <w:lastRenderedPageBreak/>
        <w:t>Targets a gap where damages are modest (&lt; $20 K) but meaningful to individuals and small businesses</w:t>
      </w:r>
    </w:p>
    <w:p w14:paraId="2E9E8D9E" w14:textId="77777777" w:rsidR="007347E8" w:rsidRPr="007347E8" w:rsidRDefault="007347E8" w:rsidP="007347E8">
      <w:r w:rsidRPr="007347E8">
        <w:rPr>
          <w:rFonts w:ascii="Segoe UI Emoji" w:hAnsi="Segoe UI Emoji" w:cs="Segoe UI Emoji"/>
        </w:rPr>
        <w:t>⚠️</w:t>
      </w:r>
      <w:r w:rsidRPr="007347E8">
        <w:t xml:space="preserve"> </w:t>
      </w:r>
      <w:r w:rsidRPr="007347E8">
        <w:rPr>
          <w:b/>
          <w:bCs/>
        </w:rPr>
        <w:t>Challenges</w:t>
      </w:r>
    </w:p>
    <w:p w14:paraId="13ABB381" w14:textId="77777777" w:rsidR="007347E8" w:rsidRPr="007347E8" w:rsidRDefault="007347E8" w:rsidP="007347E8">
      <w:pPr>
        <w:numPr>
          <w:ilvl w:val="0"/>
          <w:numId w:val="12"/>
        </w:numPr>
      </w:pPr>
      <w:r w:rsidRPr="007347E8">
        <w:rPr>
          <w:b/>
          <w:bCs/>
        </w:rPr>
        <w:t>Judicial burden</w:t>
      </w:r>
      <w:r w:rsidRPr="007347E8">
        <w:t>: small-claims judges may struggle to interpret raw, unedited transcripts (hearsay? admissibility?)</w:t>
      </w:r>
    </w:p>
    <w:p w14:paraId="3D120BD1" w14:textId="77777777" w:rsidR="007347E8" w:rsidRPr="007347E8" w:rsidRDefault="007347E8" w:rsidP="007347E8">
      <w:pPr>
        <w:numPr>
          <w:ilvl w:val="0"/>
          <w:numId w:val="12"/>
        </w:numPr>
      </w:pPr>
      <w:r w:rsidRPr="007347E8">
        <w:rPr>
          <w:b/>
          <w:bCs/>
        </w:rPr>
        <w:t>Evidence issues</w:t>
      </w:r>
      <w:r w:rsidRPr="007347E8">
        <w:t>: audio/video quality, authenticity, completeness of transcript</w:t>
      </w:r>
    </w:p>
    <w:p w14:paraId="785C345A" w14:textId="77777777" w:rsidR="007347E8" w:rsidRPr="007347E8" w:rsidRDefault="007347E8" w:rsidP="007347E8">
      <w:pPr>
        <w:numPr>
          <w:ilvl w:val="0"/>
          <w:numId w:val="12"/>
        </w:numPr>
      </w:pPr>
      <w:r w:rsidRPr="007347E8">
        <w:rPr>
          <w:b/>
          <w:bCs/>
        </w:rPr>
        <w:t>User error</w:t>
      </w:r>
      <w:r w:rsidRPr="007347E8">
        <w:t>: laypersons may mislabel informal negotiations or omit essential terms (price, scope)</w:t>
      </w:r>
    </w:p>
    <w:p w14:paraId="04516253" w14:textId="77777777" w:rsidR="007347E8" w:rsidRPr="007347E8" w:rsidRDefault="007347E8" w:rsidP="007347E8">
      <w:pPr>
        <w:numPr>
          <w:ilvl w:val="0"/>
          <w:numId w:val="12"/>
        </w:numPr>
      </w:pPr>
      <w:r w:rsidRPr="007347E8">
        <w:rPr>
          <w:b/>
          <w:bCs/>
        </w:rPr>
        <w:t>Alternative counsel</w:t>
      </w:r>
      <w:r w:rsidRPr="007347E8">
        <w:t>: even small-claims litigants sometimes hire “document preparers” or limited-scope attorneys</w:t>
      </w:r>
    </w:p>
    <w:p w14:paraId="4135C6EB" w14:textId="77777777" w:rsidR="007347E8" w:rsidRPr="007347E8" w:rsidRDefault="007347E8" w:rsidP="007347E8">
      <w:r w:rsidRPr="007347E8">
        <w:t xml:space="preserve">Overall, the app </w:t>
      </w:r>
      <w:r w:rsidRPr="007347E8">
        <w:rPr>
          <w:b/>
          <w:bCs/>
        </w:rPr>
        <w:t>partially</w:t>
      </w:r>
      <w:r w:rsidRPr="007347E8">
        <w:t xml:space="preserve"> addresses the tort-reform gap by simplifying contract formation, but it does </w:t>
      </w:r>
      <w:r w:rsidRPr="007347E8">
        <w:rPr>
          <w:b/>
          <w:bCs/>
        </w:rPr>
        <w:t>not fully eliminate</w:t>
      </w:r>
      <w:r w:rsidRPr="007347E8">
        <w:t xml:space="preserve"> the need for legal clarity or evidentiary rigor in court.</w:t>
      </w:r>
    </w:p>
    <w:p w14:paraId="471D0B20" w14:textId="77777777" w:rsidR="007347E8" w:rsidRPr="007347E8" w:rsidRDefault="007347E8" w:rsidP="007347E8">
      <w:r w:rsidRPr="007347E8">
        <w:pict w14:anchorId="178A65D3">
          <v:rect id="_x0000_i1036" style="width:0;height:1.5pt" o:hralign="center" o:hrstd="t" o:hr="t" fillcolor="#a0a0a0" stroked="f"/>
        </w:pict>
      </w:r>
    </w:p>
    <w:p w14:paraId="404097BA" w14:textId="77777777" w:rsidR="007347E8" w:rsidRPr="007347E8" w:rsidRDefault="007347E8" w:rsidP="007347E8">
      <w:r w:rsidRPr="007347E8">
        <w:rPr>
          <w:b/>
          <w:bCs/>
        </w:rPr>
        <w:t>3. Unauthorized-Practice-of-Law Risk</w:t>
      </w:r>
      <w:r w:rsidRPr="007347E8">
        <w:br/>
        <w:t>Whether offering this app constitutes “practicing law without a license” depends on jurisdictional ethics rules. In most U.S. states:</w:t>
      </w:r>
    </w:p>
    <w:p w14:paraId="090990E4" w14:textId="77777777" w:rsidR="007347E8" w:rsidRPr="007347E8" w:rsidRDefault="007347E8" w:rsidP="007347E8">
      <w:pPr>
        <w:numPr>
          <w:ilvl w:val="0"/>
          <w:numId w:val="13"/>
        </w:numPr>
      </w:pPr>
      <w:r w:rsidRPr="007347E8">
        <w:rPr>
          <w:b/>
          <w:bCs/>
        </w:rPr>
        <w:t>Permissible</w:t>
      </w:r>
      <w:r w:rsidRPr="007347E8">
        <w:t>:</w:t>
      </w:r>
    </w:p>
    <w:p w14:paraId="4F0837E5" w14:textId="77777777" w:rsidR="007347E8" w:rsidRPr="007347E8" w:rsidRDefault="007347E8" w:rsidP="007347E8">
      <w:pPr>
        <w:numPr>
          <w:ilvl w:val="1"/>
          <w:numId w:val="13"/>
        </w:numPr>
      </w:pPr>
      <w:r w:rsidRPr="007347E8">
        <w:t xml:space="preserve">Providing </w:t>
      </w:r>
      <w:r w:rsidRPr="007347E8">
        <w:rPr>
          <w:b/>
          <w:bCs/>
        </w:rPr>
        <w:t>generic, standardized forms</w:t>
      </w:r>
      <w:r w:rsidRPr="007347E8">
        <w:t xml:space="preserve"> or assembly tools based strictly on user-supplied content</w:t>
      </w:r>
    </w:p>
    <w:p w14:paraId="09552775" w14:textId="77777777" w:rsidR="007347E8" w:rsidRPr="007347E8" w:rsidRDefault="007347E8" w:rsidP="007347E8">
      <w:pPr>
        <w:numPr>
          <w:ilvl w:val="1"/>
          <w:numId w:val="13"/>
        </w:numPr>
      </w:pPr>
      <w:r w:rsidRPr="007347E8">
        <w:t xml:space="preserve">Including </w:t>
      </w:r>
      <w:r w:rsidRPr="007347E8">
        <w:rPr>
          <w:b/>
          <w:bCs/>
        </w:rPr>
        <w:t>plain-language disclaimers</w:t>
      </w:r>
      <w:r w:rsidRPr="007347E8">
        <w:t xml:space="preserve"> stating the tool is </w:t>
      </w:r>
      <w:r w:rsidRPr="007347E8">
        <w:rPr>
          <w:i/>
          <w:iCs/>
        </w:rPr>
        <w:t>not</w:t>
      </w:r>
      <w:r w:rsidRPr="007347E8">
        <w:t xml:space="preserve"> a substitute for legal advice</w:t>
      </w:r>
    </w:p>
    <w:p w14:paraId="22D7701F" w14:textId="77777777" w:rsidR="007347E8" w:rsidRPr="007347E8" w:rsidRDefault="007347E8" w:rsidP="007347E8">
      <w:pPr>
        <w:numPr>
          <w:ilvl w:val="1"/>
          <w:numId w:val="13"/>
        </w:numPr>
      </w:pPr>
      <w:r w:rsidRPr="007347E8">
        <w:t>No “tailored advice” or “interpretation” of legal rights</w:t>
      </w:r>
    </w:p>
    <w:p w14:paraId="3DF52D14" w14:textId="77777777" w:rsidR="007347E8" w:rsidRPr="007347E8" w:rsidRDefault="007347E8" w:rsidP="007347E8">
      <w:pPr>
        <w:numPr>
          <w:ilvl w:val="0"/>
          <w:numId w:val="13"/>
        </w:numPr>
      </w:pPr>
      <w:r w:rsidRPr="007347E8">
        <w:rPr>
          <w:b/>
          <w:bCs/>
        </w:rPr>
        <w:t>Prohibited</w:t>
      </w:r>
      <w:r w:rsidRPr="007347E8">
        <w:t>:</w:t>
      </w:r>
    </w:p>
    <w:p w14:paraId="01CF2D9D" w14:textId="77777777" w:rsidR="007347E8" w:rsidRPr="007347E8" w:rsidRDefault="007347E8" w:rsidP="007347E8">
      <w:pPr>
        <w:numPr>
          <w:ilvl w:val="1"/>
          <w:numId w:val="13"/>
        </w:numPr>
      </w:pPr>
      <w:r w:rsidRPr="007347E8">
        <w:t xml:space="preserve">Drafting or revising content </w:t>
      </w:r>
      <w:r w:rsidRPr="007347E8">
        <w:rPr>
          <w:b/>
          <w:bCs/>
        </w:rPr>
        <w:t>based on specific user facts</w:t>
      </w:r>
      <w:r w:rsidRPr="007347E8">
        <w:t xml:space="preserve"> (“Given your situation, I recommend…” )</w:t>
      </w:r>
    </w:p>
    <w:p w14:paraId="04158F3E" w14:textId="77777777" w:rsidR="007347E8" w:rsidRPr="007347E8" w:rsidRDefault="007347E8" w:rsidP="007347E8">
      <w:pPr>
        <w:numPr>
          <w:ilvl w:val="1"/>
          <w:numId w:val="13"/>
        </w:numPr>
      </w:pPr>
      <w:r w:rsidRPr="007347E8">
        <w:t xml:space="preserve">Offering automated </w:t>
      </w:r>
      <w:r w:rsidRPr="007347E8">
        <w:rPr>
          <w:b/>
          <w:bCs/>
        </w:rPr>
        <w:t>legal analysis</w:t>
      </w:r>
      <w:r w:rsidRPr="007347E8">
        <w:t xml:space="preserve"> or strategy (“You should sue for X, not negligence”)</w:t>
      </w:r>
    </w:p>
    <w:p w14:paraId="4A2501A3" w14:textId="77777777" w:rsidR="007347E8" w:rsidRPr="007347E8" w:rsidRDefault="007347E8" w:rsidP="007347E8">
      <w:r w:rsidRPr="007347E8">
        <w:rPr>
          <w:b/>
          <w:bCs/>
        </w:rPr>
        <w:t>Best practices to avoid UPL</w:t>
      </w:r>
    </w:p>
    <w:p w14:paraId="08BC98F5" w14:textId="77777777" w:rsidR="007347E8" w:rsidRPr="007347E8" w:rsidRDefault="007347E8" w:rsidP="007347E8">
      <w:pPr>
        <w:numPr>
          <w:ilvl w:val="0"/>
          <w:numId w:val="14"/>
        </w:numPr>
      </w:pPr>
      <w:r w:rsidRPr="007347E8">
        <w:rPr>
          <w:b/>
          <w:bCs/>
        </w:rPr>
        <w:t>Disclaimers</w:t>
      </w:r>
      <w:r w:rsidRPr="007347E8">
        <w:t>: Clear statement that “This tool provides document assembly only; consult an attorney for legal advice.”</w:t>
      </w:r>
    </w:p>
    <w:p w14:paraId="4644B5E3" w14:textId="77777777" w:rsidR="007347E8" w:rsidRPr="007347E8" w:rsidRDefault="007347E8" w:rsidP="007347E8">
      <w:pPr>
        <w:numPr>
          <w:ilvl w:val="0"/>
          <w:numId w:val="14"/>
        </w:numPr>
      </w:pPr>
      <w:r w:rsidRPr="007347E8">
        <w:rPr>
          <w:b/>
          <w:bCs/>
        </w:rPr>
        <w:lastRenderedPageBreak/>
        <w:t>Neutrality</w:t>
      </w:r>
      <w:r w:rsidRPr="007347E8">
        <w:t xml:space="preserve">: Don’t guide users on </w:t>
      </w:r>
      <w:r w:rsidRPr="007347E8">
        <w:rPr>
          <w:i/>
          <w:iCs/>
        </w:rPr>
        <w:t>whether</w:t>
      </w:r>
      <w:r w:rsidRPr="007347E8">
        <w:t xml:space="preserve"> or </w:t>
      </w:r>
      <w:r w:rsidRPr="007347E8">
        <w:rPr>
          <w:i/>
          <w:iCs/>
        </w:rPr>
        <w:t>how</w:t>
      </w:r>
      <w:r w:rsidRPr="007347E8">
        <w:t xml:space="preserve"> to enforce or negotiate terms.</w:t>
      </w:r>
    </w:p>
    <w:p w14:paraId="550298DC" w14:textId="77777777" w:rsidR="007347E8" w:rsidRPr="007347E8" w:rsidRDefault="007347E8" w:rsidP="007347E8">
      <w:pPr>
        <w:numPr>
          <w:ilvl w:val="0"/>
          <w:numId w:val="14"/>
        </w:numPr>
      </w:pPr>
      <w:r w:rsidRPr="007347E8">
        <w:rPr>
          <w:b/>
          <w:bCs/>
        </w:rPr>
        <w:t>Limitation of liability</w:t>
      </w:r>
      <w:r w:rsidRPr="007347E8">
        <w:t>: Terms of service that emphasize user responsibility for accuracy and legal sufficiency.</w:t>
      </w:r>
    </w:p>
    <w:p w14:paraId="5FAF1021" w14:textId="77777777" w:rsidR="007347E8" w:rsidRPr="007347E8" w:rsidRDefault="007347E8" w:rsidP="007347E8">
      <w:r w:rsidRPr="007347E8">
        <w:t xml:space="preserve">If you adhere to a “self-service document assembly” model with robust disclaimers and no tailored guidance, the app is </w:t>
      </w:r>
      <w:r w:rsidRPr="007347E8">
        <w:rPr>
          <w:b/>
          <w:bCs/>
        </w:rPr>
        <w:t>generally considered</w:t>
      </w:r>
      <w:r w:rsidRPr="007347E8">
        <w:t xml:space="preserve"> a non-law-practice software tool, not the unauthorized practice of law—though opinions vary slightly state to state.</w:t>
      </w:r>
    </w:p>
    <w:p w14:paraId="5A0AA485" w14:textId="77777777" w:rsidR="007347E8" w:rsidRPr="007347E8" w:rsidRDefault="007347E8" w:rsidP="007347E8">
      <w:r w:rsidRPr="007347E8">
        <w:pict w14:anchorId="33711962">
          <v:rect id="_x0000_i1037" style="width:0;height:1.5pt" o:hralign="center" o:hrstd="t" o:hr="t" fillcolor="#a0a0a0" stroked="f"/>
        </w:pict>
      </w:r>
    </w:p>
    <w:p w14:paraId="655656AF" w14:textId="77777777" w:rsidR="007347E8" w:rsidRPr="007347E8" w:rsidRDefault="007347E8" w:rsidP="007347E8">
      <w:pPr>
        <w:rPr>
          <w:b/>
          <w:bCs/>
        </w:rPr>
      </w:pPr>
      <w:r w:rsidRPr="007347E8">
        <w:rPr>
          <w:b/>
          <w:bCs/>
        </w:rPr>
        <w:t>Summary of Recommendations</w:t>
      </w:r>
    </w:p>
    <w:p w14:paraId="3C4865A5" w14:textId="77777777" w:rsidR="007347E8" w:rsidRPr="007347E8" w:rsidRDefault="007347E8" w:rsidP="007347E8">
      <w:pPr>
        <w:numPr>
          <w:ilvl w:val="0"/>
          <w:numId w:val="15"/>
        </w:numPr>
      </w:pPr>
      <w:r w:rsidRPr="007347E8">
        <w:rPr>
          <w:b/>
          <w:bCs/>
        </w:rPr>
        <w:t>Valuation</w:t>
      </w:r>
      <w:r w:rsidRPr="007347E8">
        <w:t>: $3–7 million pre-revenue; $25–40 million once scaled to $5 million ARR (5–8× ARR multiples).</w:t>
      </w:r>
    </w:p>
    <w:p w14:paraId="40703E43" w14:textId="77777777" w:rsidR="007347E8" w:rsidRPr="007347E8" w:rsidRDefault="007347E8" w:rsidP="007347E8">
      <w:pPr>
        <w:numPr>
          <w:ilvl w:val="0"/>
          <w:numId w:val="15"/>
        </w:numPr>
      </w:pPr>
      <w:r w:rsidRPr="007347E8">
        <w:rPr>
          <w:b/>
          <w:bCs/>
        </w:rPr>
        <w:t>Efficacy</w:t>
      </w:r>
      <w:r w:rsidRPr="007347E8">
        <w:t>: Moderately well–addresses small-claims contract gap, but evidentiary and procedural frictions remain.</w:t>
      </w:r>
    </w:p>
    <w:p w14:paraId="2D116995" w14:textId="77777777" w:rsidR="007347E8" w:rsidRPr="007347E8" w:rsidRDefault="007347E8" w:rsidP="007347E8">
      <w:pPr>
        <w:numPr>
          <w:ilvl w:val="0"/>
          <w:numId w:val="15"/>
        </w:numPr>
      </w:pPr>
      <w:r w:rsidRPr="007347E8">
        <w:rPr>
          <w:b/>
          <w:bCs/>
        </w:rPr>
        <w:t>Legal risk</w:t>
      </w:r>
      <w:r w:rsidRPr="007347E8">
        <w:t>: Manage with strong disclaimers, neutral form assembly, and explicit terms of service to avoid UPL.</w:t>
      </w:r>
    </w:p>
    <w:p w14:paraId="51F2E4FA" w14:textId="4AA5B31D" w:rsidR="00841A9B" w:rsidRDefault="007347E8">
      <w:r w:rsidRPr="007347E8">
        <w:t>Feel free to drill into any of these points—happy to refine the financial model, discuss evidentiary strategy, or map out a compliance checklist!</w:t>
      </w:r>
    </w:p>
    <w:p w14:paraId="434558B7" w14:textId="77777777" w:rsidR="0047625A" w:rsidRDefault="0047625A"/>
    <w:p w14:paraId="1EED3CF0" w14:textId="1412D19C" w:rsidR="0047625A" w:rsidRDefault="0047625A">
      <w:r>
        <w:t>Q:</w:t>
      </w:r>
      <w:r>
        <w:tab/>
      </w:r>
      <w:r w:rsidRPr="0047625A">
        <w:rPr>
          <w:u w:val="single"/>
        </w:rPr>
        <w:t>What is the optimum, first 12 months, strategy for launching this startup</w:t>
      </w:r>
      <w:r w:rsidRPr="0047625A">
        <w:t>?</w:t>
      </w:r>
    </w:p>
    <w:p w14:paraId="03AD11D0" w14:textId="77777777" w:rsidR="0047625A" w:rsidRPr="0047625A" w:rsidRDefault="0047625A" w:rsidP="0047625A">
      <w:r>
        <w:t>A:</w:t>
      </w:r>
      <w:r>
        <w:tab/>
      </w:r>
      <w:r w:rsidRPr="0047625A">
        <w:rPr>
          <w:b/>
          <w:bCs/>
        </w:rPr>
        <w:t>Creating 12-Month Startup Plan</w:t>
      </w:r>
    </w:p>
    <w:p w14:paraId="219110B0" w14:textId="77777777" w:rsidR="0047625A" w:rsidRPr="0047625A" w:rsidRDefault="0047625A" w:rsidP="0047625A">
      <w:r w:rsidRPr="0047625A">
        <w:t>The user wants a 12-month strategy to launch an app converting recorded transcripts to legally binding contracts. The plan needs to cover market validation, MVP, compliance, go-to-market strategy, partnerships, and growth. I'll outline a clear month-by-month plan that includes stages like market research, MVP development, legal consulting, beta testing, marketing, and fundraising. To make it digestible, we could structure the strategy by quarters, add a timeline table, and keep it simple but thorough. No need for external resources, just core business knowledge and industry best practices.</w:t>
      </w:r>
    </w:p>
    <w:p w14:paraId="5539E549" w14:textId="77777777" w:rsidR="0047625A" w:rsidRPr="0047625A" w:rsidRDefault="0047625A" w:rsidP="0047625A">
      <w:r w:rsidRPr="0047625A">
        <w:t>Thought for 4 seconds</w:t>
      </w:r>
    </w:p>
    <w:p w14:paraId="291E07F3" w14:textId="77777777" w:rsidR="0047625A" w:rsidRPr="0047625A" w:rsidRDefault="0047625A" w:rsidP="0047625A">
      <w:r w:rsidRPr="0047625A">
        <w:t>Here’s a month-by-month playbook to take you from zero to a live, revenue-generating service in twelve months:</w:t>
      </w:r>
    </w:p>
    <w:p w14:paraId="0023B45F" w14:textId="77777777" w:rsidR="0047625A" w:rsidRPr="0047625A" w:rsidRDefault="0047625A" w:rsidP="0047625A">
      <w:r w:rsidRPr="0047625A">
        <w:pict w14:anchorId="518BF972">
          <v:rect id="_x0000_i1025" style="width:0;height:1.5pt" o:hralign="center" o:hrstd="t" o:hr="t" fillcolor="#a0a0a0" stroked="f"/>
        </w:pict>
      </w:r>
    </w:p>
    <w:p w14:paraId="74CB51BD" w14:textId="77777777" w:rsidR="0047625A" w:rsidRPr="0047625A" w:rsidRDefault="0047625A" w:rsidP="0047625A">
      <w:pPr>
        <w:rPr>
          <w:b/>
          <w:bCs/>
        </w:rPr>
      </w:pPr>
      <w:r w:rsidRPr="0047625A">
        <w:rPr>
          <w:b/>
          <w:bCs/>
        </w:rPr>
        <w:lastRenderedPageBreak/>
        <w:t xml:space="preserve">Months 1–3 </w:t>
      </w:r>
      <w:r w:rsidRPr="0047625A">
        <w:rPr>
          <w:rFonts w:ascii="Segoe UI Emoji" w:hAnsi="Segoe UI Emoji" w:cs="Segoe UI Emoji"/>
          <w:b/>
          <w:bCs/>
        </w:rPr>
        <w:t>▶️</w:t>
      </w:r>
      <w:r w:rsidRPr="0047625A">
        <w:rPr>
          <w:b/>
          <w:bCs/>
        </w:rPr>
        <w:t xml:space="preserve"> Discovery &amp; Foundations</w:t>
      </w:r>
    </w:p>
    <w:p w14:paraId="370BA677" w14:textId="77777777" w:rsidR="0047625A" w:rsidRPr="0047625A" w:rsidRDefault="0047625A" w:rsidP="0047625A">
      <w:pPr>
        <w:numPr>
          <w:ilvl w:val="0"/>
          <w:numId w:val="1"/>
        </w:numPr>
      </w:pPr>
      <w:r w:rsidRPr="0047625A">
        <w:rPr>
          <w:b/>
          <w:bCs/>
        </w:rPr>
        <w:t>Market &amp; User Research</w:t>
      </w:r>
    </w:p>
    <w:p w14:paraId="54FDED2F" w14:textId="77777777" w:rsidR="0047625A" w:rsidRPr="0047625A" w:rsidRDefault="0047625A" w:rsidP="0047625A">
      <w:pPr>
        <w:numPr>
          <w:ilvl w:val="1"/>
          <w:numId w:val="1"/>
        </w:numPr>
      </w:pPr>
      <w:r w:rsidRPr="0047625A">
        <w:t>Interview 20–30 potential users (sole proprietors, freelancers, small</w:t>
      </w:r>
      <w:r w:rsidRPr="0047625A">
        <w:rPr>
          <w:rFonts w:ascii="Cambria Math" w:hAnsi="Cambria Math" w:cs="Cambria Math"/>
        </w:rPr>
        <w:t>‐</w:t>
      </w:r>
      <w:r w:rsidRPr="0047625A">
        <w:t>biz owners) to validate pain points around small-claims contract disputes.</w:t>
      </w:r>
    </w:p>
    <w:p w14:paraId="2C8108A1" w14:textId="77777777" w:rsidR="0047625A" w:rsidRPr="0047625A" w:rsidRDefault="0047625A" w:rsidP="0047625A">
      <w:pPr>
        <w:numPr>
          <w:ilvl w:val="1"/>
          <w:numId w:val="1"/>
        </w:numPr>
      </w:pPr>
      <w:r w:rsidRPr="0047625A">
        <w:t>Map the competitive landscape: DIY</w:t>
      </w:r>
      <w:r w:rsidRPr="0047625A">
        <w:rPr>
          <w:rFonts w:ascii="Cambria Math" w:hAnsi="Cambria Math" w:cs="Cambria Math"/>
        </w:rPr>
        <w:t>‐</w:t>
      </w:r>
      <w:r w:rsidRPr="0047625A">
        <w:t>document platforms (e.g. Rocket Lawyer), transcript-to-text services, e-signature tools.</w:t>
      </w:r>
    </w:p>
    <w:p w14:paraId="6D34D92F" w14:textId="77777777" w:rsidR="0047625A" w:rsidRPr="0047625A" w:rsidRDefault="0047625A" w:rsidP="0047625A">
      <w:pPr>
        <w:numPr>
          <w:ilvl w:val="1"/>
          <w:numId w:val="1"/>
        </w:numPr>
      </w:pPr>
      <w:r w:rsidRPr="0047625A">
        <w:t>Quantify your addressable market: number of small-claims filings annually in target jurisdictions; average claim size; estimate conversion funnel.</w:t>
      </w:r>
    </w:p>
    <w:p w14:paraId="1F7CD1F8" w14:textId="77777777" w:rsidR="0047625A" w:rsidRPr="0047625A" w:rsidRDefault="0047625A" w:rsidP="0047625A">
      <w:pPr>
        <w:numPr>
          <w:ilvl w:val="0"/>
          <w:numId w:val="1"/>
        </w:numPr>
      </w:pPr>
      <w:r w:rsidRPr="0047625A">
        <w:rPr>
          <w:b/>
          <w:bCs/>
        </w:rPr>
        <w:t>Legal &amp; Compliance Blueprint</w:t>
      </w:r>
    </w:p>
    <w:p w14:paraId="128FCE2B" w14:textId="77777777" w:rsidR="0047625A" w:rsidRPr="0047625A" w:rsidRDefault="0047625A" w:rsidP="0047625A">
      <w:pPr>
        <w:numPr>
          <w:ilvl w:val="1"/>
          <w:numId w:val="1"/>
        </w:numPr>
      </w:pPr>
      <w:r w:rsidRPr="0047625A">
        <w:t>Retain a small-claims–savvy attorney (or part-time general counsel) to:</w:t>
      </w:r>
    </w:p>
    <w:p w14:paraId="31E50E81" w14:textId="77777777" w:rsidR="0047625A" w:rsidRPr="0047625A" w:rsidRDefault="0047625A" w:rsidP="0047625A">
      <w:pPr>
        <w:numPr>
          <w:ilvl w:val="2"/>
          <w:numId w:val="1"/>
        </w:numPr>
      </w:pPr>
      <w:r w:rsidRPr="0047625A">
        <w:t>Audit your proposed workflow for UPL exposure.</w:t>
      </w:r>
    </w:p>
    <w:p w14:paraId="3B6A3E42" w14:textId="77777777" w:rsidR="0047625A" w:rsidRPr="0047625A" w:rsidRDefault="0047625A" w:rsidP="0047625A">
      <w:pPr>
        <w:numPr>
          <w:ilvl w:val="2"/>
          <w:numId w:val="1"/>
        </w:numPr>
      </w:pPr>
      <w:r w:rsidRPr="0047625A">
        <w:t>Draft solid Terms of Service, disclaimers, and jurisdiction-specific notices.</w:t>
      </w:r>
    </w:p>
    <w:p w14:paraId="75E34A2E" w14:textId="77777777" w:rsidR="0047625A" w:rsidRPr="0047625A" w:rsidRDefault="0047625A" w:rsidP="0047625A">
      <w:pPr>
        <w:numPr>
          <w:ilvl w:val="2"/>
          <w:numId w:val="1"/>
        </w:numPr>
      </w:pPr>
      <w:r w:rsidRPr="0047625A">
        <w:t>Identify any required state-by-state licensing or “document preparer” registrations.</w:t>
      </w:r>
    </w:p>
    <w:p w14:paraId="2BA1CF9B" w14:textId="77777777" w:rsidR="0047625A" w:rsidRPr="0047625A" w:rsidRDefault="0047625A" w:rsidP="0047625A">
      <w:pPr>
        <w:numPr>
          <w:ilvl w:val="0"/>
          <w:numId w:val="1"/>
        </w:numPr>
      </w:pPr>
      <w:r w:rsidRPr="0047625A">
        <w:rPr>
          <w:b/>
          <w:bCs/>
        </w:rPr>
        <w:t>Technical Architecture &amp; MVP Specs</w:t>
      </w:r>
    </w:p>
    <w:p w14:paraId="79A641C0" w14:textId="77777777" w:rsidR="0047625A" w:rsidRPr="0047625A" w:rsidRDefault="0047625A" w:rsidP="0047625A">
      <w:pPr>
        <w:numPr>
          <w:ilvl w:val="1"/>
          <w:numId w:val="1"/>
        </w:numPr>
      </w:pPr>
      <w:r w:rsidRPr="0047625A">
        <w:t>Define core features:</w:t>
      </w:r>
    </w:p>
    <w:p w14:paraId="7A3557C9" w14:textId="77777777" w:rsidR="0047625A" w:rsidRPr="0047625A" w:rsidRDefault="0047625A" w:rsidP="0047625A">
      <w:pPr>
        <w:numPr>
          <w:ilvl w:val="2"/>
          <w:numId w:val="2"/>
        </w:numPr>
      </w:pPr>
      <w:r w:rsidRPr="0047625A">
        <w:t>Audio/video upload → transcript ingestion</w:t>
      </w:r>
    </w:p>
    <w:p w14:paraId="6B75AFBB" w14:textId="77777777" w:rsidR="0047625A" w:rsidRPr="0047625A" w:rsidRDefault="0047625A" w:rsidP="0047625A">
      <w:pPr>
        <w:numPr>
          <w:ilvl w:val="2"/>
          <w:numId w:val="2"/>
        </w:numPr>
      </w:pPr>
      <w:r w:rsidRPr="0047625A">
        <w:t>Transcript parsing → “Contract” template injection</w:t>
      </w:r>
    </w:p>
    <w:p w14:paraId="1CE38090" w14:textId="77777777" w:rsidR="0047625A" w:rsidRPr="0047625A" w:rsidRDefault="0047625A" w:rsidP="0047625A">
      <w:pPr>
        <w:numPr>
          <w:ilvl w:val="2"/>
          <w:numId w:val="2"/>
        </w:numPr>
      </w:pPr>
      <w:r w:rsidRPr="0047625A">
        <w:t>Digital signature block integration</w:t>
      </w:r>
    </w:p>
    <w:p w14:paraId="5EC7CFE1" w14:textId="77777777" w:rsidR="0047625A" w:rsidRPr="0047625A" w:rsidRDefault="0047625A" w:rsidP="0047625A">
      <w:pPr>
        <w:numPr>
          <w:ilvl w:val="2"/>
          <w:numId w:val="2"/>
        </w:numPr>
      </w:pPr>
      <w:r w:rsidRPr="0047625A">
        <w:t>Audit trail &amp; document export (PDF)</w:t>
      </w:r>
    </w:p>
    <w:p w14:paraId="327ED417" w14:textId="77777777" w:rsidR="0047625A" w:rsidRPr="0047625A" w:rsidRDefault="0047625A" w:rsidP="0047625A">
      <w:pPr>
        <w:numPr>
          <w:ilvl w:val="1"/>
          <w:numId w:val="1"/>
        </w:numPr>
      </w:pPr>
      <w:r w:rsidRPr="0047625A">
        <w:t>Sketch user flows and wireframes; build click-through prototypes in Figma or similar.</w:t>
      </w:r>
    </w:p>
    <w:p w14:paraId="469B38AB" w14:textId="77777777" w:rsidR="0047625A" w:rsidRPr="0047625A" w:rsidRDefault="0047625A" w:rsidP="0047625A">
      <w:r w:rsidRPr="0047625A">
        <w:pict w14:anchorId="01ED6741">
          <v:rect id="_x0000_i1026" style="width:0;height:1.5pt" o:hralign="center" o:hrstd="t" o:hr="t" fillcolor="#a0a0a0" stroked="f"/>
        </w:pict>
      </w:r>
    </w:p>
    <w:p w14:paraId="4BD9C872" w14:textId="77777777" w:rsidR="0047625A" w:rsidRPr="0047625A" w:rsidRDefault="0047625A" w:rsidP="0047625A">
      <w:pPr>
        <w:rPr>
          <w:b/>
          <w:bCs/>
        </w:rPr>
      </w:pPr>
      <w:r w:rsidRPr="0047625A">
        <w:rPr>
          <w:b/>
          <w:bCs/>
        </w:rPr>
        <w:t xml:space="preserve">Months 4–6 </w:t>
      </w:r>
      <w:r w:rsidRPr="0047625A">
        <w:rPr>
          <w:rFonts w:ascii="Segoe UI Emoji" w:hAnsi="Segoe UI Emoji" w:cs="Segoe UI Emoji"/>
          <w:b/>
          <w:bCs/>
        </w:rPr>
        <w:t>▶️</w:t>
      </w:r>
      <w:r w:rsidRPr="0047625A">
        <w:rPr>
          <w:b/>
          <w:bCs/>
        </w:rPr>
        <w:t xml:space="preserve"> Build &amp; Alpha Test</w:t>
      </w:r>
    </w:p>
    <w:p w14:paraId="7CEB8C76" w14:textId="77777777" w:rsidR="0047625A" w:rsidRPr="0047625A" w:rsidRDefault="0047625A" w:rsidP="0047625A">
      <w:pPr>
        <w:numPr>
          <w:ilvl w:val="0"/>
          <w:numId w:val="3"/>
        </w:numPr>
      </w:pPr>
      <w:r w:rsidRPr="0047625A">
        <w:rPr>
          <w:b/>
          <w:bCs/>
        </w:rPr>
        <w:t>MVP Development</w:t>
      </w:r>
    </w:p>
    <w:p w14:paraId="73787CE8" w14:textId="77777777" w:rsidR="0047625A" w:rsidRPr="0047625A" w:rsidRDefault="0047625A" w:rsidP="0047625A">
      <w:pPr>
        <w:numPr>
          <w:ilvl w:val="1"/>
          <w:numId w:val="3"/>
        </w:numPr>
      </w:pPr>
      <w:r w:rsidRPr="0047625A">
        <w:t>Spin up a lean stack (e.g. Node or Python backend, React or Vue frontend).</w:t>
      </w:r>
    </w:p>
    <w:p w14:paraId="705CBBCD" w14:textId="77777777" w:rsidR="0047625A" w:rsidRPr="0047625A" w:rsidRDefault="0047625A" w:rsidP="0047625A">
      <w:pPr>
        <w:numPr>
          <w:ilvl w:val="1"/>
          <w:numId w:val="3"/>
        </w:numPr>
      </w:pPr>
      <w:r w:rsidRPr="0047625A">
        <w:t xml:space="preserve">Integrate automated transcription (e.g. Whisper, </w:t>
      </w:r>
      <w:proofErr w:type="spellStart"/>
      <w:r w:rsidRPr="0047625A">
        <w:t>AssemblyAI</w:t>
      </w:r>
      <w:proofErr w:type="spellEnd"/>
      <w:r w:rsidRPr="0047625A">
        <w:t>).</w:t>
      </w:r>
    </w:p>
    <w:p w14:paraId="309D9A7D" w14:textId="77777777" w:rsidR="0047625A" w:rsidRPr="0047625A" w:rsidRDefault="0047625A" w:rsidP="0047625A">
      <w:pPr>
        <w:numPr>
          <w:ilvl w:val="1"/>
          <w:numId w:val="3"/>
        </w:numPr>
      </w:pPr>
      <w:r w:rsidRPr="0047625A">
        <w:lastRenderedPageBreak/>
        <w:t>Implement template-assembly engine that wraps the transcript with your “contract” verbiage.</w:t>
      </w:r>
    </w:p>
    <w:p w14:paraId="293C805C" w14:textId="77777777" w:rsidR="0047625A" w:rsidRPr="0047625A" w:rsidRDefault="0047625A" w:rsidP="0047625A">
      <w:pPr>
        <w:numPr>
          <w:ilvl w:val="1"/>
          <w:numId w:val="3"/>
        </w:numPr>
      </w:pPr>
      <w:r w:rsidRPr="0047625A">
        <w:t>Hook in an existing e-signature API (DocuSign, HelloSign).</w:t>
      </w:r>
    </w:p>
    <w:p w14:paraId="1114FFD3" w14:textId="77777777" w:rsidR="0047625A" w:rsidRPr="0047625A" w:rsidRDefault="0047625A" w:rsidP="0047625A">
      <w:pPr>
        <w:numPr>
          <w:ilvl w:val="0"/>
          <w:numId w:val="3"/>
        </w:numPr>
      </w:pPr>
      <w:r w:rsidRPr="0047625A">
        <w:rPr>
          <w:b/>
          <w:bCs/>
        </w:rPr>
        <w:t>Internal Alpha &amp; QA</w:t>
      </w:r>
    </w:p>
    <w:p w14:paraId="6DA6F02E" w14:textId="77777777" w:rsidR="0047625A" w:rsidRPr="0047625A" w:rsidRDefault="0047625A" w:rsidP="0047625A">
      <w:pPr>
        <w:numPr>
          <w:ilvl w:val="1"/>
          <w:numId w:val="3"/>
        </w:numPr>
      </w:pPr>
      <w:r w:rsidRPr="0047625A">
        <w:t>Test edge cases: noisy audio, multi-party negotiations, incomplete transcripts.</w:t>
      </w:r>
    </w:p>
    <w:p w14:paraId="38590D32" w14:textId="77777777" w:rsidR="0047625A" w:rsidRPr="0047625A" w:rsidRDefault="0047625A" w:rsidP="0047625A">
      <w:pPr>
        <w:numPr>
          <w:ilvl w:val="1"/>
          <w:numId w:val="3"/>
        </w:numPr>
      </w:pPr>
      <w:r w:rsidRPr="0047625A">
        <w:t>Harden export (PDF/A compliance, watermarking).</w:t>
      </w:r>
    </w:p>
    <w:p w14:paraId="4B5C1400" w14:textId="77777777" w:rsidR="0047625A" w:rsidRPr="0047625A" w:rsidRDefault="0047625A" w:rsidP="0047625A">
      <w:pPr>
        <w:numPr>
          <w:ilvl w:val="1"/>
          <w:numId w:val="3"/>
        </w:numPr>
      </w:pPr>
      <w:r w:rsidRPr="0047625A">
        <w:t>Build simple analytics to track document creation, signature rate, time-to-contract.</w:t>
      </w:r>
    </w:p>
    <w:p w14:paraId="26781FDD" w14:textId="77777777" w:rsidR="0047625A" w:rsidRPr="0047625A" w:rsidRDefault="0047625A" w:rsidP="0047625A">
      <w:pPr>
        <w:numPr>
          <w:ilvl w:val="0"/>
          <w:numId w:val="3"/>
        </w:numPr>
      </w:pPr>
      <w:r w:rsidRPr="0047625A">
        <w:rPr>
          <w:b/>
          <w:bCs/>
        </w:rPr>
        <w:t>Legal Review &amp; UX Refinement</w:t>
      </w:r>
    </w:p>
    <w:p w14:paraId="696B2F49" w14:textId="77777777" w:rsidR="0047625A" w:rsidRPr="0047625A" w:rsidRDefault="0047625A" w:rsidP="0047625A">
      <w:pPr>
        <w:numPr>
          <w:ilvl w:val="1"/>
          <w:numId w:val="3"/>
        </w:numPr>
      </w:pPr>
      <w:r w:rsidRPr="0047625A">
        <w:t>Run 5–10 closed alpha tests with friendly users.</w:t>
      </w:r>
    </w:p>
    <w:p w14:paraId="5001E0BB" w14:textId="77777777" w:rsidR="0047625A" w:rsidRPr="0047625A" w:rsidRDefault="0047625A" w:rsidP="0047625A">
      <w:pPr>
        <w:numPr>
          <w:ilvl w:val="1"/>
          <w:numId w:val="3"/>
        </w:numPr>
      </w:pPr>
      <w:r w:rsidRPr="0047625A">
        <w:t>Have your counsel review real contracts generated to spot any compliance or evidentiary snags.</w:t>
      </w:r>
    </w:p>
    <w:p w14:paraId="73173E45" w14:textId="77777777" w:rsidR="0047625A" w:rsidRPr="0047625A" w:rsidRDefault="0047625A" w:rsidP="0047625A">
      <w:pPr>
        <w:numPr>
          <w:ilvl w:val="1"/>
          <w:numId w:val="3"/>
        </w:numPr>
      </w:pPr>
      <w:r w:rsidRPr="0047625A">
        <w:t>Iterate UI/UX based on pain points (e.g. clarifying instructions, transcript-editing tools).</w:t>
      </w:r>
    </w:p>
    <w:p w14:paraId="5DBCE330" w14:textId="77777777" w:rsidR="0047625A" w:rsidRPr="0047625A" w:rsidRDefault="0047625A" w:rsidP="0047625A">
      <w:r w:rsidRPr="0047625A">
        <w:pict w14:anchorId="0B9EDE1E">
          <v:rect id="_x0000_i1027" style="width:0;height:1.5pt" o:hralign="center" o:hrstd="t" o:hr="t" fillcolor="#a0a0a0" stroked="f"/>
        </w:pict>
      </w:r>
    </w:p>
    <w:p w14:paraId="326487AC" w14:textId="77777777" w:rsidR="0047625A" w:rsidRPr="0047625A" w:rsidRDefault="0047625A" w:rsidP="0047625A">
      <w:pPr>
        <w:rPr>
          <w:b/>
          <w:bCs/>
        </w:rPr>
      </w:pPr>
      <w:r w:rsidRPr="0047625A">
        <w:rPr>
          <w:b/>
          <w:bCs/>
        </w:rPr>
        <w:t xml:space="preserve">Months 7–9 </w:t>
      </w:r>
      <w:r w:rsidRPr="0047625A">
        <w:rPr>
          <w:rFonts w:ascii="Segoe UI Emoji" w:hAnsi="Segoe UI Emoji" w:cs="Segoe UI Emoji"/>
          <w:b/>
          <w:bCs/>
        </w:rPr>
        <w:t>▶️</w:t>
      </w:r>
      <w:r w:rsidRPr="0047625A">
        <w:rPr>
          <w:b/>
          <w:bCs/>
        </w:rPr>
        <w:t xml:space="preserve"> Beta &amp; Go-to-Market Prep</w:t>
      </w:r>
    </w:p>
    <w:p w14:paraId="55B5A627" w14:textId="77777777" w:rsidR="0047625A" w:rsidRPr="0047625A" w:rsidRDefault="0047625A" w:rsidP="0047625A">
      <w:pPr>
        <w:numPr>
          <w:ilvl w:val="0"/>
          <w:numId w:val="4"/>
        </w:numPr>
      </w:pPr>
      <w:r w:rsidRPr="0047625A">
        <w:rPr>
          <w:b/>
          <w:bCs/>
        </w:rPr>
        <w:t>Closed Beta Launch</w:t>
      </w:r>
    </w:p>
    <w:p w14:paraId="34B409C0" w14:textId="77777777" w:rsidR="0047625A" w:rsidRPr="0047625A" w:rsidRDefault="0047625A" w:rsidP="0047625A">
      <w:pPr>
        <w:numPr>
          <w:ilvl w:val="1"/>
          <w:numId w:val="4"/>
        </w:numPr>
      </w:pPr>
      <w:r w:rsidRPr="0047625A">
        <w:t>Invite 50–100 users via partnerships (small-claims courts, legal aid clinics, bar-association referral).</w:t>
      </w:r>
    </w:p>
    <w:p w14:paraId="79E6CD95" w14:textId="77777777" w:rsidR="0047625A" w:rsidRPr="0047625A" w:rsidRDefault="0047625A" w:rsidP="0047625A">
      <w:pPr>
        <w:numPr>
          <w:ilvl w:val="1"/>
          <w:numId w:val="4"/>
        </w:numPr>
      </w:pPr>
      <w:r w:rsidRPr="0047625A">
        <w:t>Offer 3–5 free documents in exchange for structured feedback and testimonials.</w:t>
      </w:r>
    </w:p>
    <w:p w14:paraId="2669CE3B" w14:textId="77777777" w:rsidR="0047625A" w:rsidRPr="0047625A" w:rsidRDefault="0047625A" w:rsidP="0047625A">
      <w:pPr>
        <w:numPr>
          <w:ilvl w:val="0"/>
          <w:numId w:val="4"/>
        </w:numPr>
      </w:pPr>
      <w:r w:rsidRPr="0047625A">
        <w:rPr>
          <w:b/>
          <w:bCs/>
        </w:rPr>
        <w:t>Brand &amp; Content Marketing</w:t>
      </w:r>
    </w:p>
    <w:p w14:paraId="44198613" w14:textId="77777777" w:rsidR="0047625A" w:rsidRPr="0047625A" w:rsidRDefault="0047625A" w:rsidP="0047625A">
      <w:pPr>
        <w:numPr>
          <w:ilvl w:val="1"/>
          <w:numId w:val="4"/>
        </w:numPr>
      </w:pPr>
      <w:r w:rsidRPr="0047625A">
        <w:t>Build a landing page with compelling case studies: “How Jane recovered $3,400 in small-claims court.”</w:t>
      </w:r>
    </w:p>
    <w:p w14:paraId="22395C2C" w14:textId="77777777" w:rsidR="0047625A" w:rsidRPr="0047625A" w:rsidRDefault="0047625A" w:rsidP="0047625A">
      <w:pPr>
        <w:numPr>
          <w:ilvl w:val="1"/>
          <w:numId w:val="4"/>
        </w:numPr>
      </w:pPr>
      <w:r w:rsidRPr="0047625A">
        <w:t>Publish thought-leadership posts on:</w:t>
      </w:r>
    </w:p>
    <w:p w14:paraId="0D91D296" w14:textId="77777777" w:rsidR="0047625A" w:rsidRPr="0047625A" w:rsidRDefault="0047625A" w:rsidP="0047625A">
      <w:pPr>
        <w:numPr>
          <w:ilvl w:val="2"/>
          <w:numId w:val="4"/>
        </w:numPr>
      </w:pPr>
      <w:r w:rsidRPr="0047625A">
        <w:t>Demystifying small-claims procedures</w:t>
      </w:r>
    </w:p>
    <w:p w14:paraId="2E488CB9" w14:textId="77777777" w:rsidR="0047625A" w:rsidRPr="0047625A" w:rsidRDefault="0047625A" w:rsidP="0047625A">
      <w:pPr>
        <w:numPr>
          <w:ilvl w:val="2"/>
          <w:numId w:val="4"/>
        </w:numPr>
      </w:pPr>
      <w:r w:rsidRPr="0047625A">
        <w:t>Best practices for recording negotiations</w:t>
      </w:r>
    </w:p>
    <w:p w14:paraId="304B72F2" w14:textId="77777777" w:rsidR="0047625A" w:rsidRPr="0047625A" w:rsidRDefault="0047625A" w:rsidP="0047625A">
      <w:pPr>
        <w:numPr>
          <w:ilvl w:val="1"/>
          <w:numId w:val="4"/>
        </w:numPr>
      </w:pPr>
      <w:r w:rsidRPr="0047625A">
        <w:lastRenderedPageBreak/>
        <w:t>Seed SEO around “small claims contract generator,” “recorded negotiations agreement,” etc.</w:t>
      </w:r>
    </w:p>
    <w:p w14:paraId="59856A4E" w14:textId="77777777" w:rsidR="0047625A" w:rsidRPr="0047625A" w:rsidRDefault="0047625A" w:rsidP="0047625A">
      <w:pPr>
        <w:numPr>
          <w:ilvl w:val="0"/>
          <w:numId w:val="4"/>
        </w:numPr>
      </w:pPr>
      <w:r w:rsidRPr="0047625A">
        <w:rPr>
          <w:b/>
          <w:bCs/>
        </w:rPr>
        <w:t>Pricing &amp; Metrics</w:t>
      </w:r>
    </w:p>
    <w:p w14:paraId="6E4C1B9C" w14:textId="77777777" w:rsidR="0047625A" w:rsidRPr="0047625A" w:rsidRDefault="0047625A" w:rsidP="0047625A">
      <w:pPr>
        <w:numPr>
          <w:ilvl w:val="1"/>
          <w:numId w:val="4"/>
        </w:numPr>
      </w:pPr>
      <w:r w:rsidRPr="0047625A">
        <w:t>A/B test pricing tiers (e.g. $20/document vs. $50/year unlimited).</w:t>
      </w:r>
    </w:p>
    <w:p w14:paraId="78CC1160" w14:textId="77777777" w:rsidR="0047625A" w:rsidRPr="0047625A" w:rsidRDefault="0047625A" w:rsidP="0047625A">
      <w:pPr>
        <w:numPr>
          <w:ilvl w:val="1"/>
          <w:numId w:val="4"/>
        </w:numPr>
      </w:pPr>
      <w:r w:rsidRPr="0047625A">
        <w:t>Track key metrics:</w:t>
      </w:r>
    </w:p>
    <w:p w14:paraId="47C38AAF" w14:textId="77777777" w:rsidR="0047625A" w:rsidRPr="0047625A" w:rsidRDefault="0047625A" w:rsidP="0047625A">
      <w:pPr>
        <w:numPr>
          <w:ilvl w:val="2"/>
          <w:numId w:val="4"/>
        </w:numPr>
      </w:pPr>
      <w:r w:rsidRPr="0047625A">
        <w:rPr>
          <w:b/>
          <w:bCs/>
        </w:rPr>
        <w:t>Activation</w:t>
      </w:r>
      <w:r w:rsidRPr="0047625A">
        <w:t>: % of registrants who create a first document</w:t>
      </w:r>
    </w:p>
    <w:p w14:paraId="33AC2A53" w14:textId="77777777" w:rsidR="0047625A" w:rsidRPr="0047625A" w:rsidRDefault="0047625A" w:rsidP="0047625A">
      <w:pPr>
        <w:numPr>
          <w:ilvl w:val="2"/>
          <w:numId w:val="4"/>
        </w:numPr>
      </w:pPr>
      <w:r w:rsidRPr="0047625A">
        <w:rPr>
          <w:b/>
          <w:bCs/>
        </w:rPr>
        <w:t>Conversion</w:t>
      </w:r>
      <w:r w:rsidRPr="0047625A">
        <w:t>: % of docs signed × paid</w:t>
      </w:r>
    </w:p>
    <w:p w14:paraId="6EE08851" w14:textId="77777777" w:rsidR="0047625A" w:rsidRPr="0047625A" w:rsidRDefault="0047625A" w:rsidP="0047625A">
      <w:pPr>
        <w:numPr>
          <w:ilvl w:val="2"/>
          <w:numId w:val="4"/>
        </w:numPr>
      </w:pPr>
      <w:r w:rsidRPr="0047625A">
        <w:rPr>
          <w:b/>
          <w:bCs/>
        </w:rPr>
        <w:t>Retention</w:t>
      </w:r>
      <w:r w:rsidRPr="0047625A">
        <w:t>: repeat users over 3 months</w:t>
      </w:r>
    </w:p>
    <w:p w14:paraId="36DA8748" w14:textId="77777777" w:rsidR="0047625A" w:rsidRPr="0047625A" w:rsidRDefault="0047625A" w:rsidP="0047625A">
      <w:pPr>
        <w:numPr>
          <w:ilvl w:val="1"/>
          <w:numId w:val="4"/>
        </w:numPr>
      </w:pPr>
      <w:r w:rsidRPr="0047625A">
        <w:t>Aim for: 2,000 documents/month, 20% paid conversion, 80% signature completion.</w:t>
      </w:r>
    </w:p>
    <w:p w14:paraId="7884B8BC" w14:textId="77777777" w:rsidR="0047625A" w:rsidRPr="0047625A" w:rsidRDefault="0047625A" w:rsidP="0047625A">
      <w:r w:rsidRPr="0047625A">
        <w:pict w14:anchorId="68BBCC89">
          <v:rect id="_x0000_i1028" style="width:0;height:1.5pt" o:hralign="center" o:hrstd="t" o:hr="t" fillcolor="#a0a0a0" stroked="f"/>
        </w:pict>
      </w:r>
    </w:p>
    <w:p w14:paraId="16AFED80" w14:textId="77777777" w:rsidR="0047625A" w:rsidRPr="0047625A" w:rsidRDefault="0047625A" w:rsidP="0047625A">
      <w:pPr>
        <w:rPr>
          <w:b/>
          <w:bCs/>
        </w:rPr>
      </w:pPr>
      <w:r w:rsidRPr="0047625A">
        <w:rPr>
          <w:b/>
          <w:bCs/>
        </w:rPr>
        <w:t xml:space="preserve">Months 10–12 </w:t>
      </w:r>
      <w:r w:rsidRPr="0047625A">
        <w:rPr>
          <w:rFonts w:ascii="Segoe UI Emoji" w:hAnsi="Segoe UI Emoji" w:cs="Segoe UI Emoji"/>
          <w:b/>
          <w:bCs/>
        </w:rPr>
        <w:t>▶️</w:t>
      </w:r>
      <w:r w:rsidRPr="0047625A">
        <w:rPr>
          <w:b/>
          <w:bCs/>
        </w:rPr>
        <w:t xml:space="preserve"> Public Launch &amp; Scale</w:t>
      </w:r>
    </w:p>
    <w:p w14:paraId="7636FBDF" w14:textId="77777777" w:rsidR="0047625A" w:rsidRPr="0047625A" w:rsidRDefault="0047625A" w:rsidP="0047625A">
      <w:pPr>
        <w:numPr>
          <w:ilvl w:val="0"/>
          <w:numId w:val="5"/>
        </w:numPr>
      </w:pPr>
      <w:r w:rsidRPr="0047625A">
        <w:rPr>
          <w:b/>
          <w:bCs/>
        </w:rPr>
        <w:t>Public Beta → Full Launch</w:t>
      </w:r>
    </w:p>
    <w:p w14:paraId="366998F1" w14:textId="77777777" w:rsidR="0047625A" w:rsidRPr="0047625A" w:rsidRDefault="0047625A" w:rsidP="0047625A">
      <w:pPr>
        <w:numPr>
          <w:ilvl w:val="1"/>
          <w:numId w:val="5"/>
        </w:numPr>
      </w:pPr>
      <w:r w:rsidRPr="0047625A">
        <w:t>Open sign-ups to all, announce via online legal-tech forums, LinkedIn groups, and small-biz associations.</w:t>
      </w:r>
    </w:p>
    <w:p w14:paraId="0C1D2401" w14:textId="77777777" w:rsidR="0047625A" w:rsidRPr="0047625A" w:rsidRDefault="0047625A" w:rsidP="0047625A">
      <w:pPr>
        <w:numPr>
          <w:ilvl w:val="1"/>
          <w:numId w:val="5"/>
        </w:numPr>
      </w:pPr>
      <w:r w:rsidRPr="0047625A">
        <w:t>Offer a limited-time “Founders” discount to drive initial traction.</w:t>
      </w:r>
    </w:p>
    <w:p w14:paraId="54FAF4A8" w14:textId="77777777" w:rsidR="0047625A" w:rsidRPr="0047625A" w:rsidRDefault="0047625A" w:rsidP="0047625A">
      <w:pPr>
        <w:numPr>
          <w:ilvl w:val="0"/>
          <w:numId w:val="5"/>
        </w:numPr>
      </w:pPr>
      <w:r w:rsidRPr="0047625A">
        <w:rPr>
          <w:b/>
          <w:bCs/>
        </w:rPr>
        <w:t>Channel Partnerships</w:t>
      </w:r>
    </w:p>
    <w:p w14:paraId="3A88B702" w14:textId="77777777" w:rsidR="0047625A" w:rsidRPr="0047625A" w:rsidRDefault="0047625A" w:rsidP="0047625A">
      <w:pPr>
        <w:numPr>
          <w:ilvl w:val="1"/>
          <w:numId w:val="5"/>
        </w:numPr>
      </w:pPr>
      <w:r w:rsidRPr="0047625A">
        <w:t>Integrate or co-market with:</w:t>
      </w:r>
    </w:p>
    <w:p w14:paraId="29E1A9BC" w14:textId="77777777" w:rsidR="0047625A" w:rsidRPr="0047625A" w:rsidRDefault="0047625A" w:rsidP="0047625A">
      <w:pPr>
        <w:numPr>
          <w:ilvl w:val="2"/>
          <w:numId w:val="5"/>
        </w:numPr>
      </w:pPr>
      <w:r w:rsidRPr="0047625A">
        <w:t>Online mediation platforms</w:t>
      </w:r>
    </w:p>
    <w:p w14:paraId="51395B40" w14:textId="77777777" w:rsidR="0047625A" w:rsidRPr="0047625A" w:rsidRDefault="0047625A" w:rsidP="0047625A">
      <w:pPr>
        <w:numPr>
          <w:ilvl w:val="2"/>
          <w:numId w:val="5"/>
        </w:numPr>
      </w:pPr>
      <w:r w:rsidRPr="0047625A">
        <w:t>DIY legal-document aggregators</w:t>
      </w:r>
    </w:p>
    <w:p w14:paraId="206E8ACE" w14:textId="77777777" w:rsidR="0047625A" w:rsidRPr="0047625A" w:rsidRDefault="0047625A" w:rsidP="0047625A">
      <w:pPr>
        <w:numPr>
          <w:ilvl w:val="2"/>
          <w:numId w:val="5"/>
        </w:numPr>
      </w:pPr>
      <w:r w:rsidRPr="0047625A">
        <w:t>Small-claims court systems (if pilot willing)</w:t>
      </w:r>
    </w:p>
    <w:p w14:paraId="4BCFD189" w14:textId="77777777" w:rsidR="0047625A" w:rsidRPr="0047625A" w:rsidRDefault="0047625A" w:rsidP="0047625A">
      <w:pPr>
        <w:numPr>
          <w:ilvl w:val="1"/>
          <w:numId w:val="5"/>
        </w:numPr>
      </w:pPr>
      <w:r w:rsidRPr="0047625A">
        <w:t>Explore embedding your widget as a “contract generator” plugin in popular CMSs or CRMs.</w:t>
      </w:r>
    </w:p>
    <w:p w14:paraId="7EA6404B" w14:textId="77777777" w:rsidR="0047625A" w:rsidRPr="0047625A" w:rsidRDefault="0047625A" w:rsidP="0047625A">
      <w:pPr>
        <w:numPr>
          <w:ilvl w:val="0"/>
          <w:numId w:val="5"/>
        </w:numPr>
      </w:pPr>
      <w:r w:rsidRPr="0047625A">
        <w:rPr>
          <w:b/>
          <w:bCs/>
        </w:rPr>
        <w:t>Fundraising &amp; Next-Phase Roadmap</w:t>
      </w:r>
    </w:p>
    <w:p w14:paraId="4AFD810B" w14:textId="77777777" w:rsidR="0047625A" w:rsidRPr="0047625A" w:rsidRDefault="0047625A" w:rsidP="0047625A">
      <w:pPr>
        <w:numPr>
          <w:ilvl w:val="1"/>
          <w:numId w:val="5"/>
        </w:numPr>
      </w:pPr>
      <w:r w:rsidRPr="0047625A">
        <w:t>Package your traction metrics (documents generated, revenue, retention) for a seed-extension or Series A.</w:t>
      </w:r>
    </w:p>
    <w:p w14:paraId="7A4C7050" w14:textId="77777777" w:rsidR="0047625A" w:rsidRPr="0047625A" w:rsidRDefault="0047625A" w:rsidP="0047625A">
      <w:pPr>
        <w:numPr>
          <w:ilvl w:val="1"/>
          <w:numId w:val="5"/>
        </w:numPr>
      </w:pPr>
      <w:r w:rsidRPr="0047625A">
        <w:t>Use data (e.g. $$ per user, CAC, LTV) to justify a 5–8× ARR multiple.</w:t>
      </w:r>
    </w:p>
    <w:p w14:paraId="617DADCA" w14:textId="77777777" w:rsidR="0047625A" w:rsidRPr="0047625A" w:rsidRDefault="0047625A" w:rsidP="0047625A">
      <w:pPr>
        <w:numPr>
          <w:ilvl w:val="1"/>
          <w:numId w:val="5"/>
        </w:numPr>
      </w:pPr>
      <w:r w:rsidRPr="0047625A">
        <w:lastRenderedPageBreak/>
        <w:t>Roadmap v2 features: multi-party signing, built-in dispute-resolution workflows, integration with county e-filing systems.</w:t>
      </w:r>
    </w:p>
    <w:p w14:paraId="2D80FA9F" w14:textId="77777777" w:rsidR="0047625A" w:rsidRPr="0047625A" w:rsidRDefault="0047625A" w:rsidP="0047625A">
      <w:r w:rsidRPr="0047625A">
        <w:pict w14:anchorId="07A297FA">
          <v:rect id="_x0000_i1029" style="width:0;height:1.5pt" o:hralign="center" o:hrstd="t" o:hr="t" fillcolor="#a0a0a0" stroked="f"/>
        </w:pict>
      </w:r>
    </w:p>
    <w:p w14:paraId="481B703E" w14:textId="77777777" w:rsidR="0047625A" w:rsidRPr="0047625A" w:rsidRDefault="0047625A" w:rsidP="0047625A">
      <w:pPr>
        <w:rPr>
          <w:b/>
          <w:bCs/>
        </w:rPr>
      </w:pPr>
      <w:r w:rsidRPr="0047625A">
        <w:rPr>
          <w:b/>
          <w:bCs/>
        </w:rPr>
        <w:t>Key Success Factors &amp; Risks to Monitor</w:t>
      </w:r>
    </w:p>
    <w:p w14:paraId="5FADC321" w14:textId="77777777" w:rsidR="0047625A" w:rsidRPr="0047625A" w:rsidRDefault="0047625A" w:rsidP="0047625A">
      <w:pPr>
        <w:numPr>
          <w:ilvl w:val="0"/>
          <w:numId w:val="6"/>
        </w:numPr>
      </w:pPr>
      <w:r w:rsidRPr="0047625A">
        <w:rPr>
          <w:b/>
          <w:bCs/>
        </w:rPr>
        <w:t>Evidentiary Usability</w:t>
      </w:r>
      <w:r w:rsidRPr="0047625A">
        <w:t>: Are judge and clerk offices accepting raw transcripts as contract evidence?</w:t>
      </w:r>
    </w:p>
    <w:p w14:paraId="2823A334" w14:textId="77777777" w:rsidR="0047625A" w:rsidRPr="0047625A" w:rsidRDefault="0047625A" w:rsidP="0047625A">
      <w:pPr>
        <w:numPr>
          <w:ilvl w:val="0"/>
          <w:numId w:val="6"/>
        </w:numPr>
      </w:pPr>
      <w:r w:rsidRPr="0047625A">
        <w:rPr>
          <w:b/>
          <w:bCs/>
        </w:rPr>
        <w:t>User Error</w:t>
      </w:r>
      <w:r w:rsidRPr="0047625A">
        <w:t>: Do laypersons need more guidance (e.g. in editing transcript for clarity)?</w:t>
      </w:r>
    </w:p>
    <w:p w14:paraId="7A38D00A" w14:textId="77777777" w:rsidR="0047625A" w:rsidRPr="0047625A" w:rsidRDefault="0047625A" w:rsidP="0047625A">
      <w:pPr>
        <w:numPr>
          <w:ilvl w:val="0"/>
          <w:numId w:val="6"/>
        </w:numPr>
      </w:pPr>
      <w:r w:rsidRPr="0047625A">
        <w:rPr>
          <w:b/>
          <w:bCs/>
        </w:rPr>
        <w:t>Legal Pushback</w:t>
      </w:r>
      <w:r w:rsidRPr="0047625A">
        <w:t>: New rules around AI-generated documents or digital notarization could emerge.</w:t>
      </w:r>
    </w:p>
    <w:p w14:paraId="7091FAC7" w14:textId="77777777" w:rsidR="0047625A" w:rsidRPr="0047625A" w:rsidRDefault="0047625A" w:rsidP="0047625A">
      <w:r w:rsidRPr="0047625A">
        <w:t>By following this disciplined, feedback-driven roadmap—from research through closed beta, content marketing, and partner channels—you’ll de-risk each stage, build real user traction, and be poised for both sustainable growth and your first institutional raise at month 12. Good luck!</w:t>
      </w:r>
    </w:p>
    <w:p w14:paraId="0C688AAA" w14:textId="2B4E9AE8" w:rsidR="0047625A" w:rsidRDefault="0047625A" w:rsidP="0047625A"/>
    <w:p w14:paraId="605EDE86" w14:textId="77777777" w:rsidR="000B0F69" w:rsidRPr="000B0F69" w:rsidRDefault="000B0F69" w:rsidP="000B0F69">
      <w:r w:rsidRPr="000B0F69">
        <w:rPr>
          <w:b/>
          <w:bCs/>
        </w:rPr>
        <w:t>Estimating costs for a 12-month plan</w:t>
      </w:r>
    </w:p>
    <w:p w14:paraId="328BB138" w14:textId="77777777" w:rsidR="000B0F69" w:rsidRPr="000B0F69" w:rsidRDefault="000B0F69" w:rsidP="000B0F69">
      <w:r w:rsidRPr="000B0F69">
        <w:t>I see the user wants an estimate of the costs for the first 12 months, covering different categories. The key areas are: team salaries, development, legal, marketing, and infrastructure. I'll build a table to break down these costs, summarizing the monthly burn and providing ranges for each category. No need for heavy computation, just a nice markdown table for clarity. This should help outline an overview of the initial plan’s financial structure.</w:t>
      </w:r>
    </w:p>
    <w:p w14:paraId="341A7275" w14:textId="77777777" w:rsidR="000B0F69" w:rsidRPr="000B0F69" w:rsidRDefault="000B0F69" w:rsidP="000B0F69">
      <w:r w:rsidRPr="000B0F69">
        <w:t>Thought for 5 seconds</w:t>
      </w:r>
    </w:p>
    <w:p w14:paraId="75A5C66C" w14:textId="77777777" w:rsidR="000B0F69" w:rsidRPr="000B0F69" w:rsidRDefault="000B0F69" w:rsidP="000B0F69">
      <w:r w:rsidRPr="000B0F69">
        <w:t>Below is a high-level, 12-month budget estimate to execute the go-to-market plan outlined previously. I’ve broken it into five major line items and provided a “typical” scenario; you can scale each up or down as you grow.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5043"/>
        <w:gridCol w:w="1163"/>
        <w:gridCol w:w="1239"/>
      </w:tblGrid>
      <w:tr w:rsidR="000B0F69" w:rsidRPr="000B0F69" w14:paraId="5FBED6F5" w14:textId="77777777" w:rsidTr="000B0F69">
        <w:trPr>
          <w:tblHeader/>
          <w:tblCellSpacing w:w="15" w:type="dxa"/>
        </w:trPr>
        <w:tc>
          <w:tcPr>
            <w:tcW w:w="0" w:type="auto"/>
            <w:vAlign w:val="center"/>
            <w:hideMark/>
          </w:tcPr>
          <w:p w14:paraId="73BA07DB" w14:textId="77777777" w:rsidR="000B0F69" w:rsidRPr="000B0F69" w:rsidRDefault="000B0F69" w:rsidP="000B0F69">
            <w:pPr>
              <w:rPr>
                <w:b/>
                <w:bCs/>
              </w:rPr>
            </w:pPr>
            <w:r w:rsidRPr="000B0F69">
              <w:rPr>
                <w:b/>
                <w:bCs/>
              </w:rPr>
              <w:t>Category</w:t>
            </w:r>
          </w:p>
        </w:tc>
        <w:tc>
          <w:tcPr>
            <w:tcW w:w="0" w:type="auto"/>
            <w:vAlign w:val="center"/>
            <w:hideMark/>
          </w:tcPr>
          <w:p w14:paraId="42CC48AE" w14:textId="77777777" w:rsidR="000B0F69" w:rsidRPr="000B0F69" w:rsidRDefault="000B0F69" w:rsidP="000B0F69">
            <w:pPr>
              <w:rPr>
                <w:b/>
                <w:bCs/>
              </w:rPr>
            </w:pPr>
            <w:r w:rsidRPr="000B0F69">
              <w:rPr>
                <w:b/>
                <w:bCs/>
              </w:rPr>
              <w:t>Detail</w:t>
            </w:r>
          </w:p>
        </w:tc>
        <w:tc>
          <w:tcPr>
            <w:tcW w:w="0" w:type="auto"/>
            <w:vAlign w:val="center"/>
            <w:hideMark/>
          </w:tcPr>
          <w:p w14:paraId="320D193F" w14:textId="77777777" w:rsidR="000B0F69" w:rsidRPr="000B0F69" w:rsidRDefault="000B0F69" w:rsidP="000B0F69">
            <w:pPr>
              <w:rPr>
                <w:b/>
                <w:bCs/>
              </w:rPr>
            </w:pPr>
            <w:r w:rsidRPr="000B0F69">
              <w:rPr>
                <w:b/>
                <w:bCs/>
              </w:rPr>
              <w:t>Monthly Cost</w:t>
            </w:r>
          </w:p>
        </w:tc>
        <w:tc>
          <w:tcPr>
            <w:tcW w:w="0" w:type="auto"/>
            <w:vAlign w:val="center"/>
            <w:hideMark/>
          </w:tcPr>
          <w:p w14:paraId="3B8E5E27" w14:textId="77777777" w:rsidR="000B0F69" w:rsidRPr="000B0F69" w:rsidRDefault="000B0F69" w:rsidP="000B0F69">
            <w:pPr>
              <w:rPr>
                <w:b/>
                <w:bCs/>
              </w:rPr>
            </w:pPr>
            <w:r w:rsidRPr="000B0F69">
              <w:rPr>
                <w:b/>
                <w:bCs/>
              </w:rPr>
              <w:t>12-Month Total</w:t>
            </w:r>
          </w:p>
        </w:tc>
      </w:tr>
      <w:tr w:rsidR="000B0F69" w:rsidRPr="000B0F69" w14:paraId="056FBE2C" w14:textId="77777777" w:rsidTr="000B0F69">
        <w:trPr>
          <w:tblCellSpacing w:w="15" w:type="dxa"/>
        </w:trPr>
        <w:tc>
          <w:tcPr>
            <w:tcW w:w="0" w:type="auto"/>
            <w:vAlign w:val="center"/>
            <w:hideMark/>
          </w:tcPr>
          <w:p w14:paraId="37495836" w14:textId="77777777" w:rsidR="000B0F69" w:rsidRPr="000B0F69" w:rsidRDefault="000B0F69" w:rsidP="000B0F69">
            <w:r w:rsidRPr="000B0F69">
              <w:rPr>
                <w:b/>
                <w:bCs/>
              </w:rPr>
              <w:t>1. Core Team Salaries</w:t>
            </w:r>
          </w:p>
        </w:tc>
        <w:tc>
          <w:tcPr>
            <w:tcW w:w="0" w:type="auto"/>
            <w:vAlign w:val="center"/>
            <w:hideMark/>
          </w:tcPr>
          <w:p w14:paraId="13C9D5FA" w14:textId="77777777" w:rsidR="000B0F69" w:rsidRPr="000B0F69" w:rsidRDefault="000B0F69" w:rsidP="000B0F69">
            <w:r w:rsidRPr="000B0F69">
              <w:t>• 2 Full-stack engineers (avg $110 K each)• 1 Product / PM ($100 K)• 1 UX Designer ($80 K)• Fractional Counsel (0.5 FTE @ $150 K)</w:t>
            </w:r>
          </w:p>
        </w:tc>
        <w:tc>
          <w:tcPr>
            <w:tcW w:w="0" w:type="auto"/>
            <w:vAlign w:val="center"/>
            <w:hideMark/>
          </w:tcPr>
          <w:p w14:paraId="4122A0CD" w14:textId="77777777" w:rsidR="000B0F69" w:rsidRPr="000B0F69" w:rsidRDefault="000B0F69" w:rsidP="000B0F69">
            <w:r w:rsidRPr="000B0F69">
              <w:t>$37,500</w:t>
            </w:r>
          </w:p>
        </w:tc>
        <w:tc>
          <w:tcPr>
            <w:tcW w:w="0" w:type="auto"/>
            <w:vAlign w:val="center"/>
            <w:hideMark/>
          </w:tcPr>
          <w:p w14:paraId="687FAF2A" w14:textId="77777777" w:rsidR="000B0F69" w:rsidRPr="000B0F69" w:rsidRDefault="000B0F69" w:rsidP="000B0F69">
            <w:r w:rsidRPr="000B0F69">
              <w:t>$450,000</w:t>
            </w:r>
          </w:p>
        </w:tc>
      </w:tr>
      <w:tr w:rsidR="000B0F69" w:rsidRPr="000B0F69" w14:paraId="5354EB92" w14:textId="77777777" w:rsidTr="000B0F69">
        <w:trPr>
          <w:tblCellSpacing w:w="15" w:type="dxa"/>
        </w:trPr>
        <w:tc>
          <w:tcPr>
            <w:tcW w:w="0" w:type="auto"/>
            <w:vAlign w:val="center"/>
            <w:hideMark/>
          </w:tcPr>
          <w:p w14:paraId="2ADF3E48" w14:textId="77777777" w:rsidR="000B0F69" w:rsidRPr="000B0F69" w:rsidRDefault="000B0F69" w:rsidP="000B0F69">
            <w:r w:rsidRPr="000B0F69">
              <w:rPr>
                <w:b/>
                <w:bCs/>
              </w:rPr>
              <w:lastRenderedPageBreak/>
              <w:t>2. Infrastructure &amp; Tools</w:t>
            </w:r>
          </w:p>
        </w:tc>
        <w:tc>
          <w:tcPr>
            <w:tcW w:w="0" w:type="auto"/>
            <w:vAlign w:val="center"/>
            <w:hideMark/>
          </w:tcPr>
          <w:p w14:paraId="51650EA5" w14:textId="77777777" w:rsidR="000B0F69" w:rsidRPr="000B0F69" w:rsidRDefault="000B0F69" w:rsidP="000B0F69">
            <w:r w:rsidRPr="000B0F69">
              <w:t xml:space="preserve">• Cloud hosting (AWS / GCP)• Transcription API (e.g. Whisper, </w:t>
            </w:r>
            <w:proofErr w:type="spellStart"/>
            <w:r w:rsidRPr="000B0F69">
              <w:t>AssemblyAI</w:t>
            </w:r>
            <w:proofErr w:type="spellEnd"/>
            <w:r w:rsidRPr="000B0F69">
              <w:t>)• E-signature API fees• Monitoring, CI/CD, dev tools</w:t>
            </w:r>
          </w:p>
        </w:tc>
        <w:tc>
          <w:tcPr>
            <w:tcW w:w="0" w:type="auto"/>
            <w:vAlign w:val="center"/>
            <w:hideMark/>
          </w:tcPr>
          <w:p w14:paraId="2CEFBC84" w14:textId="77777777" w:rsidR="000B0F69" w:rsidRPr="000B0F69" w:rsidRDefault="000B0F69" w:rsidP="000B0F69">
            <w:r w:rsidRPr="000B0F69">
              <w:t>$3,000</w:t>
            </w:r>
          </w:p>
        </w:tc>
        <w:tc>
          <w:tcPr>
            <w:tcW w:w="0" w:type="auto"/>
            <w:vAlign w:val="center"/>
            <w:hideMark/>
          </w:tcPr>
          <w:p w14:paraId="041FCF00" w14:textId="77777777" w:rsidR="000B0F69" w:rsidRPr="000B0F69" w:rsidRDefault="000B0F69" w:rsidP="000B0F69">
            <w:r w:rsidRPr="000B0F69">
              <w:t>$36,000</w:t>
            </w:r>
          </w:p>
        </w:tc>
      </w:tr>
      <w:tr w:rsidR="000B0F69" w:rsidRPr="000B0F69" w14:paraId="26931B7B" w14:textId="77777777" w:rsidTr="000B0F69">
        <w:trPr>
          <w:tblCellSpacing w:w="15" w:type="dxa"/>
        </w:trPr>
        <w:tc>
          <w:tcPr>
            <w:tcW w:w="0" w:type="auto"/>
            <w:vAlign w:val="center"/>
            <w:hideMark/>
          </w:tcPr>
          <w:p w14:paraId="7BDE1F32" w14:textId="77777777" w:rsidR="000B0F69" w:rsidRPr="000B0F69" w:rsidRDefault="000B0F69" w:rsidP="000B0F69">
            <w:r w:rsidRPr="000B0F69">
              <w:rPr>
                <w:b/>
                <w:bCs/>
              </w:rPr>
              <w:t>3. Marketing &amp; Growth</w:t>
            </w:r>
          </w:p>
        </w:tc>
        <w:tc>
          <w:tcPr>
            <w:tcW w:w="0" w:type="auto"/>
            <w:vAlign w:val="center"/>
            <w:hideMark/>
          </w:tcPr>
          <w:p w14:paraId="135FB53B" w14:textId="77777777" w:rsidR="000B0F69" w:rsidRPr="000B0F69" w:rsidRDefault="000B0F69" w:rsidP="000B0F69">
            <w:r w:rsidRPr="000B0F69">
              <w:t>• Content creation &amp; SEO• Paid ads &amp; social media• Events / partnerships• Referral incentives</w:t>
            </w:r>
          </w:p>
        </w:tc>
        <w:tc>
          <w:tcPr>
            <w:tcW w:w="0" w:type="auto"/>
            <w:vAlign w:val="center"/>
            <w:hideMark/>
          </w:tcPr>
          <w:p w14:paraId="59B859D8" w14:textId="77777777" w:rsidR="000B0F69" w:rsidRPr="000B0F69" w:rsidRDefault="000B0F69" w:rsidP="000B0F69">
            <w:r w:rsidRPr="000B0F69">
              <w:t>$5,000</w:t>
            </w:r>
          </w:p>
        </w:tc>
        <w:tc>
          <w:tcPr>
            <w:tcW w:w="0" w:type="auto"/>
            <w:vAlign w:val="center"/>
            <w:hideMark/>
          </w:tcPr>
          <w:p w14:paraId="105BA344" w14:textId="77777777" w:rsidR="000B0F69" w:rsidRPr="000B0F69" w:rsidRDefault="000B0F69" w:rsidP="000B0F69">
            <w:r w:rsidRPr="000B0F69">
              <w:t>$60,000</w:t>
            </w:r>
          </w:p>
        </w:tc>
      </w:tr>
      <w:tr w:rsidR="000B0F69" w:rsidRPr="000B0F69" w14:paraId="52A55C1B" w14:textId="77777777" w:rsidTr="000B0F69">
        <w:trPr>
          <w:tblCellSpacing w:w="15" w:type="dxa"/>
        </w:trPr>
        <w:tc>
          <w:tcPr>
            <w:tcW w:w="0" w:type="auto"/>
            <w:vAlign w:val="center"/>
            <w:hideMark/>
          </w:tcPr>
          <w:p w14:paraId="749204DD" w14:textId="77777777" w:rsidR="000B0F69" w:rsidRPr="000B0F69" w:rsidRDefault="000B0F69" w:rsidP="000B0F69">
            <w:r w:rsidRPr="000B0F69">
              <w:rPr>
                <w:b/>
                <w:bCs/>
              </w:rPr>
              <w:t>4. Legal &amp; Compliance</w:t>
            </w:r>
          </w:p>
        </w:tc>
        <w:tc>
          <w:tcPr>
            <w:tcW w:w="0" w:type="auto"/>
            <w:vAlign w:val="center"/>
            <w:hideMark/>
          </w:tcPr>
          <w:p w14:paraId="20D1818E" w14:textId="77777777" w:rsidR="000B0F69" w:rsidRPr="000B0F69" w:rsidRDefault="000B0F69" w:rsidP="000B0F69">
            <w:r w:rsidRPr="000B0F69">
              <w:t>• Formation &amp; IP filings• TOS / Disclaimers drafting• State-by-state “document preparer” registrations</w:t>
            </w:r>
          </w:p>
        </w:tc>
        <w:tc>
          <w:tcPr>
            <w:tcW w:w="0" w:type="auto"/>
            <w:vAlign w:val="center"/>
            <w:hideMark/>
          </w:tcPr>
          <w:p w14:paraId="2063F463" w14:textId="77777777" w:rsidR="000B0F69" w:rsidRPr="000B0F69" w:rsidRDefault="000B0F69" w:rsidP="000B0F69">
            <w:r w:rsidRPr="000B0F69">
              <w:t>One-time $25 K</w:t>
            </w:r>
          </w:p>
        </w:tc>
        <w:tc>
          <w:tcPr>
            <w:tcW w:w="0" w:type="auto"/>
            <w:vAlign w:val="center"/>
            <w:hideMark/>
          </w:tcPr>
          <w:p w14:paraId="35A33E9A" w14:textId="77777777" w:rsidR="000B0F69" w:rsidRPr="000B0F69" w:rsidRDefault="000B0F69" w:rsidP="000B0F69">
            <w:r w:rsidRPr="000B0F69">
              <w:t>$25,000</w:t>
            </w:r>
          </w:p>
        </w:tc>
      </w:tr>
      <w:tr w:rsidR="000B0F69" w:rsidRPr="000B0F69" w14:paraId="3EF32BBA" w14:textId="77777777" w:rsidTr="000B0F69">
        <w:trPr>
          <w:tblCellSpacing w:w="15" w:type="dxa"/>
        </w:trPr>
        <w:tc>
          <w:tcPr>
            <w:tcW w:w="0" w:type="auto"/>
            <w:vAlign w:val="center"/>
            <w:hideMark/>
          </w:tcPr>
          <w:p w14:paraId="2CCB608F" w14:textId="77777777" w:rsidR="000B0F69" w:rsidRPr="000B0F69" w:rsidRDefault="000B0F69" w:rsidP="000B0F69">
            <w:r w:rsidRPr="000B0F69">
              <w:rPr>
                <w:b/>
                <w:bCs/>
              </w:rPr>
              <w:t>5. Misc &amp; Contingency</w:t>
            </w:r>
          </w:p>
        </w:tc>
        <w:tc>
          <w:tcPr>
            <w:tcW w:w="0" w:type="auto"/>
            <w:vAlign w:val="center"/>
            <w:hideMark/>
          </w:tcPr>
          <w:p w14:paraId="1144253E" w14:textId="77777777" w:rsidR="000B0F69" w:rsidRPr="000B0F69" w:rsidRDefault="000B0F69" w:rsidP="000B0F69">
            <w:r w:rsidRPr="000B0F69">
              <w:t>• Office / remote-work stipends• Accounting &amp; finance• Travel• Buffer (10%)</w:t>
            </w:r>
          </w:p>
        </w:tc>
        <w:tc>
          <w:tcPr>
            <w:tcW w:w="0" w:type="auto"/>
            <w:vAlign w:val="center"/>
            <w:hideMark/>
          </w:tcPr>
          <w:p w14:paraId="7E558673" w14:textId="77777777" w:rsidR="000B0F69" w:rsidRPr="000B0F69" w:rsidRDefault="000B0F69" w:rsidP="000B0F69">
            <w:r w:rsidRPr="000B0F69">
              <w:t>$3,750</w:t>
            </w:r>
          </w:p>
        </w:tc>
        <w:tc>
          <w:tcPr>
            <w:tcW w:w="0" w:type="auto"/>
            <w:vAlign w:val="center"/>
            <w:hideMark/>
          </w:tcPr>
          <w:p w14:paraId="3213DC32" w14:textId="77777777" w:rsidR="000B0F69" w:rsidRPr="000B0F69" w:rsidRDefault="000B0F69" w:rsidP="000B0F69">
            <w:r w:rsidRPr="000B0F69">
              <w:t>$45,000</w:t>
            </w:r>
          </w:p>
        </w:tc>
      </w:tr>
      <w:tr w:rsidR="000B0F69" w:rsidRPr="000B0F69" w14:paraId="22C3F83F" w14:textId="77777777" w:rsidTr="000B0F69">
        <w:trPr>
          <w:tblCellSpacing w:w="15" w:type="dxa"/>
        </w:trPr>
        <w:tc>
          <w:tcPr>
            <w:tcW w:w="0" w:type="auto"/>
            <w:vAlign w:val="center"/>
            <w:hideMark/>
          </w:tcPr>
          <w:p w14:paraId="11E155F1" w14:textId="77777777" w:rsidR="000B0F69" w:rsidRPr="000B0F69" w:rsidRDefault="000B0F69" w:rsidP="000B0F69">
            <w:r w:rsidRPr="000B0F69">
              <w:rPr>
                <w:b/>
                <w:bCs/>
              </w:rPr>
              <w:t>Total (approx.)</w:t>
            </w:r>
          </w:p>
        </w:tc>
        <w:tc>
          <w:tcPr>
            <w:tcW w:w="0" w:type="auto"/>
            <w:vAlign w:val="center"/>
            <w:hideMark/>
          </w:tcPr>
          <w:p w14:paraId="0CAAAA16" w14:textId="77777777" w:rsidR="000B0F69" w:rsidRPr="000B0F69" w:rsidRDefault="000B0F69" w:rsidP="000B0F69"/>
        </w:tc>
        <w:tc>
          <w:tcPr>
            <w:tcW w:w="0" w:type="auto"/>
            <w:vAlign w:val="center"/>
            <w:hideMark/>
          </w:tcPr>
          <w:p w14:paraId="0A4BD5ED" w14:textId="77777777" w:rsidR="000B0F69" w:rsidRPr="000B0F69" w:rsidRDefault="000B0F69" w:rsidP="000B0F69"/>
        </w:tc>
        <w:tc>
          <w:tcPr>
            <w:tcW w:w="0" w:type="auto"/>
            <w:vAlign w:val="center"/>
            <w:hideMark/>
          </w:tcPr>
          <w:p w14:paraId="1A5AA6F6" w14:textId="77777777" w:rsidR="000B0F69" w:rsidRPr="000B0F69" w:rsidRDefault="000B0F69" w:rsidP="000B0F69">
            <w:r w:rsidRPr="000B0F69">
              <w:rPr>
                <w:b/>
                <w:bCs/>
              </w:rPr>
              <w:t>$616,000</w:t>
            </w:r>
          </w:p>
        </w:tc>
      </w:tr>
    </w:tbl>
    <w:p w14:paraId="53174A4C" w14:textId="77777777" w:rsidR="000B0F69" w:rsidRPr="000B0F69" w:rsidRDefault="000B0F69" w:rsidP="000B0F69">
      <w:r w:rsidRPr="000B0F69">
        <w:pict w14:anchorId="14B8E9F2">
          <v:rect id="_x0000_i1041" style="width:0;height:1.5pt" o:hralign="center" o:hrstd="t" o:hr="t" fillcolor="#a0a0a0" stroked="f"/>
        </w:pict>
      </w:r>
    </w:p>
    <w:p w14:paraId="3F8A3567" w14:textId="77777777" w:rsidR="000B0F69" w:rsidRPr="000B0F69" w:rsidRDefault="000B0F69" w:rsidP="000B0F69">
      <w:pPr>
        <w:rPr>
          <w:b/>
          <w:bCs/>
        </w:rPr>
      </w:pPr>
      <w:r w:rsidRPr="000B0F69">
        <w:rPr>
          <w:b/>
          <w:bCs/>
        </w:rPr>
        <w:t>Notes &amp; Assumptions</w:t>
      </w:r>
    </w:p>
    <w:p w14:paraId="342F8A8F" w14:textId="77777777" w:rsidR="000B0F69" w:rsidRPr="000B0F69" w:rsidRDefault="000B0F69" w:rsidP="000B0F69">
      <w:pPr>
        <w:numPr>
          <w:ilvl w:val="0"/>
          <w:numId w:val="16"/>
        </w:numPr>
      </w:pPr>
      <w:r w:rsidRPr="000B0F69">
        <w:rPr>
          <w:b/>
          <w:bCs/>
        </w:rPr>
        <w:t>Team Composition &amp; Compensation</w:t>
      </w:r>
    </w:p>
    <w:p w14:paraId="1EE35722" w14:textId="77777777" w:rsidR="000B0F69" w:rsidRPr="000B0F69" w:rsidRDefault="000B0F69" w:rsidP="000B0F69">
      <w:pPr>
        <w:numPr>
          <w:ilvl w:val="1"/>
          <w:numId w:val="16"/>
        </w:numPr>
      </w:pPr>
      <w:r w:rsidRPr="000B0F69">
        <w:t>Salaries assume U.S. West-Coast market rates, 20% burden for benefits and payroll taxes rolled into the figures.</w:t>
      </w:r>
    </w:p>
    <w:p w14:paraId="12927C43" w14:textId="77777777" w:rsidR="000B0F69" w:rsidRPr="000B0F69" w:rsidRDefault="000B0F69" w:rsidP="000B0F69">
      <w:pPr>
        <w:numPr>
          <w:ilvl w:val="1"/>
          <w:numId w:val="16"/>
        </w:numPr>
      </w:pPr>
      <w:r w:rsidRPr="000B0F69">
        <w:t>Founder/CEO salary is deferred or paid via equity-only in many early-stage outfits (not included above).</w:t>
      </w:r>
    </w:p>
    <w:p w14:paraId="18B5BFB4" w14:textId="77777777" w:rsidR="000B0F69" w:rsidRPr="000B0F69" w:rsidRDefault="000B0F69" w:rsidP="000B0F69">
      <w:pPr>
        <w:numPr>
          <w:ilvl w:val="0"/>
          <w:numId w:val="16"/>
        </w:numPr>
      </w:pPr>
      <w:r w:rsidRPr="000B0F69">
        <w:rPr>
          <w:b/>
          <w:bCs/>
        </w:rPr>
        <w:t>Infrastructure &amp; Tools</w:t>
      </w:r>
    </w:p>
    <w:p w14:paraId="0F881A0F" w14:textId="77777777" w:rsidR="000B0F69" w:rsidRPr="000B0F69" w:rsidRDefault="000B0F69" w:rsidP="000B0F69">
      <w:pPr>
        <w:numPr>
          <w:ilvl w:val="1"/>
          <w:numId w:val="16"/>
        </w:numPr>
      </w:pPr>
      <w:r w:rsidRPr="000B0F69">
        <w:t xml:space="preserve">Transcription costs assume </w:t>
      </w:r>
      <w:del w:id="0" w:author="Unknown">
        <w:r w:rsidRPr="000B0F69">
          <w:delText>1,000 hours of audio processed (</w:delText>
        </w:r>
      </w:del>
      <w:r w:rsidRPr="000B0F69">
        <w:t>$0.06/min).</w:t>
      </w:r>
    </w:p>
    <w:p w14:paraId="735C77BB" w14:textId="77777777" w:rsidR="000B0F69" w:rsidRPr="000B0F69" w:rsidRDefault="000B0F69" w:rsidP="000B0F69">
      <w:pPr>
        <w:numPr>
          <w:ilvl w:val="1"/>
          <w:numId w:val="16"/>
        </w:numPr>
      </w:pPr>
      <w:r w:rsidRPr="000B0F69">
        <w:t>Hosting includes staging, prod, backups, CDN, and monitoring.</w:t>
      </w:r>
    </w:p>
    <w:p w14:paraId="3D6A294F" w14:textId="77777777" w:rsidR="000B0F69" w:rsidRPr="000B0F69" w:rsidRDefault="000B0F69" w:rsidP="000B0F69">
      <w:pPr>
        <w:numPr>
          <w:ilvl w:val="0"/>
          <w:numId w:val="16"/>
        </w:numPr>
      </w:pPr>
      <w:r w:rsidRPr="000B0F69">
        <w:rPr>
          <w:b/>
          <w:bCs/>
        </w:rPr>
        <w:t>Marketing &amp; Growth</w:t>
      </w:r>
    </w:p>
    <w:p w14:paraId="2CBF9697" w14:textId="77777777" w:rsidR="000B0F69" w:rsidRPr="000B0F69" w:rsidRDefault="000B0F69" w:rsidP="000B0F69">
      <w:pPr>
        <w:numPr>
          <w:ilvl w:val="1"/>
          <w:numId w:val="16"/>
        </w:numPr>
      </w:pPr>
      <w:r w:rsidRPr="000B0F69">
        <w:t>Early focus is content marketing and low-cost partnerships; paid ads ramp in Q4.</w:t>
      </w:r>
    </w:p>
    <w:p w14:paraId="4D00DEFE" w14:textId="77777777" w:rsidR="000B0F69" w:rsidRPr="000B0F69" w:rsidRDefault="000B0F69" w:rsidP="000B0F69">
      <w:pPr>
        <w:numPr>
          <w:ilvl w:val="1"/>
          <w:numId w:val="16"/>
        </w:numPr>
      </w:pPr>
      <w:r w:rsidRPr="000B0F69">
        <w:t>Referral incentives (e.g. waived fees) are budgeted within this line.</w:t>
      </w:r>
    </w:p>
    <w:p w14:paraId="3577A2B2" w14:textId="77777777" w:rsidR="000B0F69" w:rsidRPr="000B0F69" w:rsidRDefault="000B0F69" w:rsidP="000B0F69">
      <w:pPr>
        <w:numPr>
          <w:ilvl w:val="0"/>
          <w:numId w:val="16"/>
        </w:numPr>
      </w:pPr>
      <w:r w:rsidRPr="000B0F69">
        <w:rPr>
          <w:b/>
          <w:bCs/>
        </w:rPr>
        <w:t>Legal &amp; Compliance</w:t>
      </w:r>
    </w:p>
    <w:p w14:paraId="49A95A22" w14:textId="77777777" w:rsidR="000B0F69" w:rsidRPr="000B0F69" w:rsidRDefault="000B0F69" w:rsidP="000B0F69">
      <w:pPr>
        <w:numPr>
          <w:ilvl w:val="1"/>
          <w:numId w:val="16"/>
        </w:numPr>
      </w:pPr>
      <w:r w:rsidRPr="000B0F69">
        <w:lastRenderedPageBreak/>
        <w:t>One-time outlay in Q1 for corporate setup, IP assignment, and ongoing counsel for UPL review.</w:t>
      </w:r>
    </w:p>
    <w:p w14:paraId="00F3B188" w14:textId="77777777" w:rsidR="000B0F69" w:rsidRPr="000B0F69" w:rsidRDefault="000B0F69" w:rsidP="000B0F69">
      <w:pPr>
        <w:numPr>
          <w:ilvl w:val="1"/>
          <w:numId w:val="16"/>
        </w:numPr>
      </w:pPr>
      <w:r w:rsidRPr="000B0F69">
        <w:t>Additional budget may be needed if you pursue formal county-court integrations or pilot partnerships.</w:t>
      </w:r>
    </w:p>
    <w:p w14:paraId="1FEE6674" w14:textId="77777777" w:rsidR="000B0F69" w:rsidRPr="000B0F69" w:rsidRDefault="000B0F69" w:rsidP="000B0F69">
      <w:pPr>
        <w:numPr>
          <w:ilvl w:val="0"/>
          <w:numId w:val="16"/>
        </w:numPr>
      </w:pPr>
      <w:r w:rsidRPr="000B0F69">
        <w:rPr>
          <w:b/>
          <w:bCs/>
        </w:rPr>
        <w:t>Contingency Buffer</w:t>
      </w:r>
    </w:p>
    <w:p w14:paraId="17DD44E3" w14:textId="77777777" w:rsidR="000B0F69" w:rsidRPr="000B0F69" w:rsidRDefault="000B0F69" w:rsidP="000B0F69">
      <w:pPr>
        <w:numPr>
          <w:ilvl w:val="1"/>
          <w:numId w:val="16"/>
        </w:numPr>
      </w:pPr>
      <w:r w:rsidRPr="000B0F69">
        <w:t>A ~10% reserve to handle scope creep, unexpected hires, or tooling overruns.</w:t>
      </w:r>
    </w:p>
    <w:p w14:paraId="1EA88827" w14:textId="77777777" w:rsidR="000B0F69" w:rsidRPr="000B0F69" w:rsidRDefault="000B0F69" w:rsidP="000B0F69">
      <w:r w:rsidRPr="000B0F69">
        <w:pict w14:anchorId="14F399C5">
          <v:rect id="_x0000_i1042" style="width:0;height:1.5pt" o:hralign="center" o:hrstd="t" o:hr="t" fillcolor="#a0a0a0" stroked="f"/>
        </w:pict>
      </w:r>
    </w:p>
    <w:p w14:paraId="427C0D88" w14:textId="77777777" w:rsidR="000B0F69" w:rsidRPr="000B0F69" w:rsidRDefault="000B0F69" w:rsidP="000B0F69">
      <w:pPr>
        <w:rPr>
          <w:b/>
          <w:bCs/>
        </w:rPr>
      </w:pPr>
      <w:r w:rsidRPr="000B0F69">
        <w:rPr>
          <w:b/>
          <w:bCs/>
        </w:rPr>
        <w:t>Rolling Burn &amp; Runway</w:t>
      </w:r>
    </w:p>
    <w:p w14:paraId="2C1FF5EF" w14:textId="77777777" w:rsidR="000B0F69" w:rsidRPr="000B0F69" w:rsidRDefault="000B0F69" w:rsidP="000B0F69">
      <w:pPr>
        <w:numPr>
          <w:ilvl w:val="0"/>
          <w:numId w:val="17"/>
        </w:numPr>
      </w:pPr>
      <w:r w:rsidRPr="000B0F69">
        <w:rPr>
          <w:b/>
          <w:bCs/>
        </w:rPr>
        <w:t>Burn Rate</w:t>
      </w:r>
      <w:r w:rsidRPr="000B0F69">
        <w:t>: ≈$51 K/month</w:t>
      </w:r>
    </w:p>
    <w:p w14:paraId="612A939C" w14:textId="77777777" w:rsidR="000B0F69" w:rsidRPr="000B0F69" w:rsidRDefault="000B0F69" w:rsidP="000B0F69">
      <w:pPr>
        <w:numPr>
          <w:ilvl w:val="0"/>
          <w:numId w:val="17"/>
        </w:numPr>
      </w:pPr>
      <w:r w:rsidRPr="000B0F69">
        <w:rPr>
          <w:b/>
          <w:bCs/>
        </w:rPr>
        <w:t>12-Month Runway</w:t>
      </w:r>
      <w:r w:rsidRPr="000B0F69">
        <w:t>: $616 K supports ~12 months</w:t>
      </w:r>
    </w:p>
    <w:p w14:paraId="396DB3F2" w14:textId="77777777" w:rsidR="000B0F69" w:rsidRPr="000B0F69" w:rsidRDefault="000B0F69" w:rsidP="000B0F69">
      <w:pPr>
        <w:numPr>
          <w:ilvl w:val="0"/>
          <w:numId w:val="17"/>
        </w:numPr>
      </w:pPr>
      <w:r w:rsidRPr="000B0F69">
        <w:rPr>
          <w:b/>
          <w:bCs/>
        </w:rPr>
        <w:t>Milestones to Raise</w:t>
      </w:r>
      <w:r w:rsidRPr="000B0F69">
        <w:t>:</w:t>
      </w:r>
    </w:p>
    <w:p w14:paraId="409D1073" w14:textId="77777777" w:rsidR="000B0F69" w:rsidRPr="000B0F69" w:rsidRDefault="000B0F69" w:rsidP="000B0F69">
      <w:pPr>
        <w:numPr>
          <w:ilvl w:val="1"/>
          <w:numId w:val="17"/>
        </w:numPr>
      </w:pPr>
      <w:r w:rsidRPr="000B0F69">
        <w:rPr>
          <w:b/>
          <w:bCs/>
        </w:rPr>
        <w:t>$0–$5 M ARR</w:t>
      </w:r>
      <w:r w:rsidRPr="000B0F69">
        <w:t xml:space="preserve"> target by month 12</w:t>
      </w:r>
    </w:p>
    <w:p w14:paraId="648CD4D5" w14:textId="77777777" w:rsidR="000B0F69" w:rsidRPr="000B0F69" w:rsidRDefault="000B0F69" w:rsidP="000B0F69">
      <w:pPr>
        <w:numPr>
          <w:ilvl w:val="1"/>
          <w:numId w:val="17"/>
        </w:numPr>
      </w:pPr>
      <w:r w:rsidRPr="000B0F69">
        <w:t>Seed-extension or Series A in the $15–30 M valuation band</w:t>
      </w:r>
    </w:p>
    <w:p w14:paraId="09CDCD0B" w14:textId="77777777" w:rsidR="000B0F69" w:rsidRPr="000B0F69" w:rsidRDefault="000B0F69" w:rsidP="000B0F69">
      <w:r w:rsidRPr="000B0F69">
        <w:t xml:space="preserve">Adjust each category to your risk tolerance (e.g. leaner team vs. more aggressive marketing). But as a rule of thumb, budgeting </w:t>
      </w:r>
      <w:r w:rsidRPr="000B0F69">
        <w:rPr>
          <w:b/>
          <w:bCs/>
        </w:rPr>
        <w:t>$600 K–$700 K</w:t>
      </w:r>
      <w:r w:rsidRPr="000B0F69">
        <w:t xml:space="preserve"> for the first year will allow you to hire key talent, build a robust MVP, and generate your initial traction.</w:t>
      </w:r>
    </w:p>
    <w:p w14:paraId="1764ADB4" w14:textId="77777777" w:rsidR="0047625A" w:rsidRDefault="0047625A"/>
    <w:sectPr w:rsidR="00476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D96"/>
    <w:multiLevelType w:val="multilevel"/>
    <w:tmpl w:val="5DAC14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90BDF"/>
    <w:multiLevelType w:val="multilevel"/>
    <w:tmpl w:val="48D8F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90847"/>
    <w:multiLevelType w:val="multilevel"/>
    <w:tmpl w:val="88F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2BEE"/>
    <w:multiLevelType w:val="multilevel"/>
    <w:tmpl w:val="ED0C8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02B64"/>
    <w:multiLevelType w:val="multilevel"/>
    <w:tmpl w:val="8F5E9BA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C63B0"/>
    <w:multiLevelType w:val="multilevel"/>
    <w:tmpl w:val="55C6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85485"/>
    <w:multiLevelType w:val="multilevel"/>
    <w:tmpl w:val="50D8F0F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D1AEC"/>
    <w:multiLevelType w:val="multilevel"/>
    <w:tmpl w:val="13DE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817D9"/>
    <w:multiLevelType w:val="multilevel"/>
    <w:tmpl w:val="4F0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71718"/>
    <w:multiLevelType w:val="multilevel"/>
    <w:tmpl w:val="565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90316"/>
    <w:multiLevelType w:val="multilevel"/>
    <w:tmpl w:val="FDE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44DDC"/>
    <w:multiLevelType w:val="multilevel"/>
    <w:tmpl w:val="7D7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27F16"/>
    <w:multiLevelType w:val="multilevel"/>
    <w:tmpl w:val="A27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4762F"/>
    <w:multiLevelType w:val="multilevel"/>
    <w:tmpl w:val="7CB8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1767A"/>
    <w:multiLevelType w:val="multilevel"/>
    <w:tmpl w:val="FD0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14293"/>
    <w:multiLevelType w:val="multilevel"/>
    <w:tmpl w:val="793C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59227">
    <w:abstractNumId w:val="3"/>
  </w:num>
  <w:num w:numId="2" w16cid:durableId="13313348">
    <w:abstractNumId w:val="3"/>
    <w:lvlOverride w:ilvl="2">
      <w:lvl w:ilvl="2">
        <w:numFmt w:val="decimal"/>
        <w:lvlText w:val="%3."/>
        <w:lvlJc w:val="left"/>
      </w:lvl>
    </w:lvlOverride>
  </w:num>
  <w:num w:numId="3" w16cid:durableId="207186390">
    <w:abstractNumId w:val="4"/>
  </w:num>
  <w:num w:numId="4" w16cid:durableId="755713796">
    <w:abstractNumId w:val="0"/>
  </w:num>
  <w:num w:numId="5" w16cid:durableId="285237987">
    <w:abstractNumId w:val="6"/>
  </w:num>
  <w:num w:numId="6" w16cid:durableId="633412217">
    <w:abstractNumId w:val="12"/>
  </w:num>
  <w:num w:numId="7" w16cid:durableId="2092575961">
    <w:abstractNumId w:val="8"/>
  </w:num>
  <w:num w:numId="8" w16cid:durableId="2028755519">
    <w:abstractNumId w:val="9"/>
  </w:num>
  <w:num w:numId="9" w16cid:durableId="1594783882">
    <w:abstractNumId w:val="5"/>
  </w:num>
  <w:num w:numId="10" w16cid:durableId="658341756">
    <w:abstractNumId w:val="10"/>
  </w:num>
  <w:num w:numId="11" w16cid:durableId="1487940133">
    <w:abstractNumId w:val="14"/>
  </w:num>
  <w:num w:numId="12" w16cid:durableId="1101607198">
    <w:abstractNumId w:val="2"/>
  </w:num>
  <w:num w:numId="13" w16cid:durableId="578173828">
    <w:abstractNumId w:val="15"/>
  </w:num>
  <w:num w:numId="14" w16cid:durableId="601375233">
    <w:abstractNumId w:val="13"/>
  </w:num>
  <w:num w:numId="15" w16cid:durableId="202329312">
    <w:abstractNumId w:val="11"/>
  </w:num>
  <w:num w:numId="16" w16cid:durableId="55007542">
    <w:abstractNumId w:val="1"/>
  </w:num>
  <w:num w:numId="17" w16cid:durableId="4931866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9B"/>
    <w:rsid w:val="000B0F69"/>
    <w:rsid w:val="002B2A01"/>
    <w:rsid w:val="0047625A"/>
    <w:rsid w:val="007347E8"/>
    <w:rsid w:val="00841A9B"/>
    <w:rsid w:val="0090218C"/>
    <w:rsid w:val="00C10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8230"/>
  <w15:chartTrackingRefBased/>
  <w15:docId w15:val="{E05547CC-FA14-42C5-A854-941F6E21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A9B"/>
    <w:rPr>
      <w:rFonts w:eastAsiaTheme="majorEastAsia" w:cstheme="majorBidi"/>
      <w:color w:val="272727" w:themeColor="text1" w:themeTint="D8"/>
    </w:rPr>
  </w:style>
  <w:style w:type="paragraph" w:styleId="Title">
    <w:name w:val="Title"/>
    <w:basedOn w:val="Normal"/>
    <w:next w:val="Normal"/>
    <w:link w:val="TitleChar"/>
    <w:uiPriority w:val="10"/>
    <w:qFormat/>
    <w:rsid w:val="0084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A9B"/>
    <w:pPr>
      <w:spacing w:before="160"/>
      <w:jc w:val="center"/>
    </w:pPr>
    <w:rPr>
      <w:i/>
      <w:iCs/>
      <w:color w:val="404040" w:themeColor="text1" w:themeTint="BF"/>
    </w:rPr>
  </w:style>
  <w:style w:type="character" w:customStyle="1" w:styleId="QuoteChar">
    <w:name w:val="Quote Char"/>
    <w:basedOn w:val="DefaultParagraphFont"/>
    <w:link w:val="Quote"/>
    <w:uiPriority w:val="29"/>
    <w:rsid w:val="00841A9B"/>
    <w:rPr>
      <w:i/>
      <w:iCs/>
      <w:color w:val="404040" w:themeColor="text1" w:themeTint="BF"/>
    </w:rPr>
  </w:style>
  <w:style w:type="paragraph" w:styleId="ListParagraph">
    <w:name w:val="List Paragraph"/>
    <w:basedOn w:val="Normal"/>
    <w:uiPriority w:val="34"/>
    <w:qFormat/>
    <w:rsid w:val="00841A9B"/>
    <w:pPr>
      <w:ind w:left="720"/>
      <w:contextualSpacing/>
    </w:pPr>
  </w:style>
  <w:style w:type="character" w:styleId="IntenseEmphasis">
    <w:name w:val="Intense Emphasis"/>
    <w:basedOn w:val="DefaultParagraphFont"/>
    <w:uiPriority w:val="21"/>
    <w:qFormat/>
    <w:rsid w:val="00841A9B"/>
    <w:rPr>
      <w:i/>
      <w:iCs/>
      <w:color w:val="0F4761" w:themeColor="accent1" w:themeShade="BF"/>
    </w:rPr>
  </w:style>
  <w:style w:type="paragraph" w:styleId="IntenseQuote">
    <w:name w:val="Intense Quote"/>
    <w:basedOn w:val="Normal"/>
    <w:next w:val="Normal"/>
    <w:link w:val="IntenseQuoteChar"/>
    <w:uiPriority w:val="30"/>
    <w:qFormat/>
    <w:rsid w:val="00841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A9B"/>
    <w:rPr>
      <w:i/>
      <w:iCs/>
      <w:color w:val="0F4761" w:themeColor="accent1" w:themeShade="BF"/>
    </w:rPr>
  </w:style>
  <w:style w:type="character" w:styleId="IntenseReference">
    <w:name w:val="Intense Reference"/>
    <w:basedOn w:val="DefaultParagraphFont"/>
    <w:uiPriority w:val="32"/>
    <w:qFormat/>
    <w:rsid w:val="00841A9B"/>
    <w:rPr>
      <w:b/>
      <w:bCs/>
      <w:smallCaps/>
      <w:color w:val="0F4761" w:themeColor="accent1" w:themeShade="BF"/>
      <w:spacing w:val="5"/>
    </w:rPr>
  </w:style>
  <w:style w:type="character" w:styleId="Hyperlink">
    <w:name w:val="Hyperlink"/>
    <w:basedOn w:val="DefaultParagraphFont"/>
    <w:uiPriority w:val="99"/>
    <w:unhideWhenUsed/>
    <w:rsid w:val="0047625A"/>
    <w:rPr>
      <w:color w:val="467886" w:themeColor="hyperlink"/>
      <w:u w:val="single"/>
    </w:rPr>
  </w:style>
  <w:style w:type="character" w:styleId="UnresolvedMention">
    <w:name w:val="Unresolved Mention"/>
    <w:basedOn w:val="DefaultParagraphFont"/>
    <w:uiPriority w:val="99"/>
    <w:semiHidden/>
    <w:unhideWhenUsed/>
    <w:rsid w:val="0047625A"/>
    <w:rPr>
      <w:color w:val="605E5C"/>
      <w:shd w:val="clear" w:color="auto" w:fill="E1DFDD"/>
    </w:rPr>
  </w:style>
  <w:style w:type="paragraph" w:styleId="NormalWeb">
    <w:name w:val="Normal (Web)"/>
    <w:basedOn w:val="Normal"/>
    <w:uiPriority w:val="99"/>
    <w:semiHidden/>
    <w:unhideWhenUsed/>
    <w:rsid w:val="004762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270011">
      <w:bodyDiv w:val="1"/>
      <w:marLeft w:val="0"/>
      <w:marRight w:val="0"/>
      <w:marTop w:val="0"/>
      <w:marBottom w:val="0"/>
      <w:divBdr>
        <w:top w:val="none" w:sz="0" w:space="0" w:color="auto"/>
        <w:left w:val="none" w:sz="0" w:space="0" w:color="auto"/>
        <w:bottom w:val="none" w:sz="0" w:space="0" w:color="auto"/>
        <w:right w:val="none" w:sz="0" w:space="0" w:color="auto"/>
      </w:divBdr>
    </w:div>
    <w:div w:id="1106192709">
      <w:bodyDiv w:val="1"/>
      <w:marLeft w:val="0"/>
      <w:marRight w:val="0"/>
      <w:marTop w:val="0"/>
      <w:marBottom w:val="0"/>
      <w:divBdr>
        <w:top w:val="none" w:sz="0" w:space="0" w:color="auto"/>
        <w:left w:val="none" w:sz="0" w:space="0" w:color="auto"/>
        <w:bottom w:val="none" w:sz="0" w:space="0" w:color="auto"/>
        <w:right w:val="none" w:sz="0" w:space="0" w:color="auto"/>
      </w:divBdr>
    </w:div>
    <w:div w:id="1808012192">
      <w:bodyDiv w:val="1"/>
      <w:marLeft w:val="0"/>
      <w:marRight w:val="0"/>
      <w:marTop w:val="0"/>
      <w:marBottom w:val="0"/>
      <w:divBdr>
        <w:top w:val="none" w:sz="0" w:space="0" w:color="auto"/>
        <w:left w:val="none" w:sz="0" w:space="0" w:color="auto"/>
        <w:bottom w:val="none" w:sz="0" w:space="0" w:color="auto"/>
        <w:right w:val="none" w:sz="0" w:space="0" w:color="auto"/>
      </w:divBdr>
      <w:divsChild>
        <w:div w:id="160484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59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405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4</cp:revision>
  <dcterms:created xsi:type="dcterms:W3CDTF">2025-04-23T01:41:00Z</dcterms:created>
  <dcterms:modified xsi:type="dcterms:W3CDTF">2025-04-23T02:22:00Z</dcterms:modified>
</cp:coreProperties>
</file>